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D9AEA" w14:textId="77777777" w:rsidR="00AA72D5" w:rsidRPr="00AA72D5" w:rsidRDefault="00AA72D5" w:rsidP="00AA72D5">
      <w:pPr>
        <w:widowControl w:val="0"/>
        <w:tabs>
          <w:tab w:val="left" w:pos="732"/>
          <w:tab w:val="right" w:pos="9637"/>
        </w:tabs>
        <w:ind w:left="5529"/>
        <w:rPr>
          <w:rFonts w:ascii="Times New Roman" w:hAnsi="Times New Roman"/>
          <w:bCs/>
          <w:sz w:val="22"/>
          <w:szCs w:val="22"/>
        </w:rPr>
      </w:pPr>
      <w:r w:rsidRPr="00AA72D5">
        <w:rPr>
          <w:rFonts w:ascii="Times New Roman" w:hAnsi="Times New Roman"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D42D5A9" wp14:editId="60A1A1CE">
            <wp:simplePos x="0" y="0"/>
            <wp:positionH relativeFrom="column">
              <wp:posOffset>33020</wp:posOffset>
            </wp:positionH>
            <wp:positionV relativeFrom="paragraph">
              <wp:posOffset>4445</wp:posOffset>
            </wp:positionV>
            <wp:extent cx="2164080" cy="1183005"/>
            <wp:effectExtent l="0" t="0" r="7620" b="0"/>
            <wp:wrapThrough wrapText="bothSides">
              <wp:wrapPolygon edited="0">
                <wp:start x="0" y="0"/>
                <wp:lineTo x="0" y="21217"/>
                <wp:lineTo x="21486" y="21217"/>
                <wp:lineTo x="2148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183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1052" w:rsidRPr="00AA72D5">
        <w:rPr>
          <w:rFonts w:ascii="Times New Roman" w:hAnsi="Times New Roman"/>
          <w:bCs/>
          <w:sz w:val="22"/>
          <w:szCs w:val="22"/>
        </w:rPr>
        <w:t xml:space="preserve">Приложение </w:t>
      </w:r>
    </w:p>
    <w:p w14:paraId="68A72980" w14:textId="1C0557E8" w:rsidR="00AA72D5" w:rsidRPr="00AA72D5" w:rsidRDefault="00711052" w:rsidP="00AA72D5">
      <w:pPr>
        <w:widowControl w:val="0"/>
        <w:tabs>
          <w:tab w:val="left" w:pos="732"/>
          <w:tab w:val="right" w:pos="9637"/>
        </w:tabs>
        <w:ind w:left="5529"/>
        <w:rPr>
          <w:rFonts w:ascii="Times New Roman" w:hAnsi="Times New Roman"/>
          <w:bCs/>
          <w:sz w:val="22"/>
          <w:szCs w:val="22"/>
        </w:rPr>
      </w:pPr>
      <w:r w:rsidRPr="00AA72D5">
        <w:rPr>
          <w:rFonts w:ascii="Times New Roman" w:hAnsi="Times New Roman"/>
          <w:bCs/>
          <w:sz w:val="22"/>
          <w:szCs w:val="22"/>
        </w:rPr>
        <w:t xml:space="preserve">к приказу </w:t>
      </w:r>
      <w:r w:rsidR="00AA72D5" w:rsidRPr="00AA72D5">
        <w:rPr>
          <w:rFonts w:ascii="Times New Roman" w:hAnsi="Times New Roman"/>
          <w:bCs/>
          <w:sz w:val="22"/>
          <w:szCs w:val="22"/>
        </w:rPr>
        <w:t>ООО "Агрокомплекс Лабинский"</w:t>
      </w:r>
    </w:p>
    <w:p w14:paraId="155CAAF4" w14:textId="05001AD4" w:rsidR="00F53730" w:rsidRPr="00AA72D5" w:rsidRDefault="00AA72D5" w:rsidP="00AA72D5">
      <w:pPr>
        <w:widowControl w:val="0"/>
        <w:ind w:left="5529"/>
        <w:rPr>
          <w:rFonts w:ascii="Times New Roman" w:hAnsi="Times New Roman"/>
          <w:bCs/>
          <w:sz w:val="22"/>
          <w:szCs w:val="22"/>
        </w:rPr>
      </w:pPr>
      <w:r w:rsidRPr="00AA72D5">
        <w:rPr>
          <w:rFonts w:ascii="Times New Roman" w:hAnsi="Times New Roman"/>
          <w:bCs/>
          <w:sz w:val="22"/>
          <w:szCs w:val="22"/>
        </w:rPr>
        <w:t>От ___. _____._________</w:t>
      </w:r>
      <w:r w:rsidRPr="00AA72D5">
        <w:rPr>
          <w:rFonts w:ascii="Times New Roman" w:hAnsi="Times New Roman"/>
          <w:bCs/>
          <w:sz w:val="22"/>
          <w:szCs w:val="22"/>
        </w:rPr>
        <w:t xml:space="preserve"> </w:t>
      </w:r>
      <w:r w:rsidR="00711052" w:rsidRPr="00AA72D5">
        <w:rPr>
          <w:rFonts w:ascii="Times New Roman" w:hAnsi="Times New Roman"/>
          <w:bCs/>
          <w:sz w:val="22"/>
          <w:szCs w:val="22"/>
        </w:rPr>
        <w:t>№ ___</w:t>
      </w:r>
    </w:p>
    <w:p w14:paraId="50C5A4E8" w14:textId="72C57423" w:rsidR="00F53730" w:rsidRDefault="00711052" w:rsidP="00AA72D5">
      <w:pPr>
        <w:widowControl w:val="0"/>
        <w:tabs>
          <w:tab w:val="left" w:pos="3810"/>
        </w:tabs>
        <w:ind w:left="57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</w:t>
      </w:r>
    </w:p>
    <w:p w14:paraId="49543BC9" w14:textId="77777777" w:rsidR="00F53730" w:rsidRDefault="00711052">
      <w:pPr>
        <w:widowControl w:val="0"/>
        <w:tabs>
          <w:tab w:val="left" w:pos="1224"/>
          <w:tab w:val="left" w:pos="3810"/>
          <w:tab w:val="right" w:pos="9637"/>
        </w:tabs>
        <w:spacing w:line="360" w:lineRule="auto"/>
        <w:ind w:left="0"/>
        <w:jc w:val="lef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</w:p>
    <w:p w14:paraId="3F867040" w14:textId="77777777" w:rsidR="00F53730" w:rsidRDefault="00711052">
      <w:pPr>
        <w:widowControl w:val="0"/>
        <w:tabs>
          <w:tab w:val="left" w:pos="3810"/>
        </w:tabs>
        <w:spacing w:line="360" w:lineRule="auto"/>
        <w:ind w:left="0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 </w:t>
      </w:r>
    </w:p>
    <w:p w14:paraId="238D261C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78FBD85C" w14:textId="76737D30" w:rsidR="00F53730" w:rsidRDefault="00F53730" w:rsidP="000E55D8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70A8399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00B6D6A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2A6DFDBF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4AA418D4" w14:textId="77777777" w:rsidR="00547FDC" w:rsidRPr="00461B46" w:rsidRDefault="00547FDC" w:rsidP="00547FDC">
      <w:pPr>
        <w:pStyle w:val="afff8"/>
        <w:widowControl w:val="0"/>
        <w:spacing w:line="360" w:lineRule="auto"/>
        <w:rPr>
          <w:b w:val="0"/>
          <w:bCs/>
        </w:rPr>
      </w:pPr>
      <w:r w:rsidRPr="00461B46">
        <w:rPr>
          <w:b w:val="0"/>
          <w:bCs/>
        </w:rPr>
        <w:t>РЕГЛАМЕНТ ПОСТУПЛЕНИЯ, ХРАНЕНИЯ, ОТПУСКА И</w:t>
      </w:r>
    </w:p>
    <w:p w14:paraId="145957C2" w14:textId="1F61C36F" w:rsidR="00547FDC" w:rsidRPr="00461B46" w:rsidRDefault="00547FDC" w:rsidP="00547FDC">
      <w:pPr>
        <w:pStyle w:val="afff8"/>
        <w:widowControl w:val="0"/>
        <w:spacing w:line="360" w:lineRule="auto"/>
        <w:rPr>
          <w:b w:val="0"/>
          <w:bCs/>
        </w:rPr>
      </w:pPr>
      <w:r w:rsidRPr="00461B46">
        <w:rPr>
          <w:b w:val="0"/>
          <w:bCs/>
        </w:rPr>
        <w:t>УЧЕТА ГОРЮЧЕ-СМАЗОЧНЫХ М</w:t>
      </w:r>
      <w:r w:rsidR="00670FC2">
        <w:rPr>
          <w:b w:val="0"/>
          <w:bCs/>
        </w:rPr>
        <w:t>А</w:t>
      </w:r>
      <w:r w:rsidRPr="00461B46">
        <w:rPr>
          <w:b w:val="0"/>
          <w:bCs/>
        </w:rPr>
        <w:t>ТЕРИАЛОВ</w:t>
      </w:r>
    </w:p>
    <w:p w14:paraId="4AAFE60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59180616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9AE63A5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23168C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8CE70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488618D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F130C73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D19AC1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2AA51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B0B7DE7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2E9E30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1B68045" w14:textId="57D819CA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622D2E" w14:textId="4796A308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8F948D6" w14:textId="1AB0D3DD" w:rsidR="00AA72D5" w:rsidRDefault="00AA72D5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CBC7F82" w14:textId="367456E0" w:rsidR="00AA72D5" w:rsidRDefault="00AA72D5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28358F24" w14:textId="77777777" w:rsidR="00AA72D5" w:rsidRDefault="00AA72D5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14CB8D" w14:textId="77777777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163A7EA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/>
          <w:szCs w:val="20"/>
        </w:rPr>
      </w:pPr>
    </w:p>
    <w:p w14:paraId="272D9579" w14:textId="6CD9D133" w:rsidR="00F53730" w:rsidRDefault="00D2116E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  <w:sectPr w:rsidR="00F53730" w:rsidSect="00E4777A">
          <w:headerReference w:type="default" r:id="rId9"/>
          <w:footerReference w:type="default" r:id="rId10"/>
          <w:pgSz w:w="11906" w:h="16838"/>
          <w:pgMar w:top="1028" w:right="851" w:bottom="1134" w:left="1418" w:header="709" w:footer="272" w:gutter="0"/>
          <w:cols w:space="720"/>
          <w:formProt w:val="0"/>
          <w:titlePg/>
          <w:docGrid w:linePitch="280" w:charSpace="9830"/>
        </w:sectPr>
      </w:pPr>
      <w:r>
        <w:rPr>
          <w:rFonts w:ascii="Times New Roman" w:hAnsi="Times New Roman"/>
          <w:bCs/>
          <w:sz w:val="24"/>
        </w:rPr>
        <w:t>Краснодар</w:t>
      </w:r>
      <w:r w:rsidR="00711052">
        <w:rPr>
          <w:rFonts w:ascii="Times New Roman" w:hAnsi="Times New Roman"/>
          <w:bCs/>
          <w:sz w:val="24"/>
        </w:rPr>
        <w:t xml:space="preserve">, </w:t>
      </w:r>
      <w:r w:rsidR="00711052">
        <w:rPr>
          <w:rFonts w:ascii="Times New Roman" w:hAnsi="Times New Roman"/>
          <w:bCs/>
          <w:sz w:val="24"/>
        </w:rPr>
        <w:fldChar w:fldCharType="begin"/>
      </w:r>
      <w:r w:rsidR="00711052">
        <w:rPr>
          <w:rFonts w:ascii="Times New Roman" w:hAnsi="Times New Roman"/>
          <w:bCs/>
          <w:sz w:val="24"/>
        </w:rPr>
        <w:instrText xml:space="preserve"> TIME \@"yyyy" </w:instrText>
      </w:r>
      <w:r w:rsidR="00711052">
        <w:rPr>
          <w:rFonts w:ascii="Times New Roman" w:hAnsi="Times New Roman"/>
          <w:bCs/>
          <w:sz w:val="24"/>
        </w:rPr>
        <w:fldChar w:fldCharType="separate"/>
      </w:r>
      <w:r w:rsidR="00AA72D5">
        <w:rPr>
          <w:rFonts w:ascii="Times New Roman" w:hAnsi="Times New Roman"/>
          <w:bCs/>
          <w:noProof/>
          <w:sz w:val="24"/>
        </w:rPr>
        <w:t>2026</w:t>
      </w:r>
      <w:r w:rsidR="00711052">
        <w:rPr>
          <w:rFonts w:ascii="Times New Roman" w:hAnsi="Times New Roman"/>
          <w:bCs/>
          <w:sz w:val="24"/>
        </w:rPr>
        <w:fldChar w:fldCharType="end"/>
      </w:r>
      <w:r w:rsidR="00711052">
        <w:rPr>
          <w:rFonts w:ascii="Times New Roman" w:hAnsi="Times New Roman"/>
          <w:bCs/>
          <w:sz w:val="24"/>
        </w:rPr>
        <w:t xml:space="preserve"> г.</w:t>
      </w:r>
      <w:r w:rsidR="00711052">
        <w:rPr>
          <w:rFonts w:ascii="Times New Roman" w:hAnsi="Times New Roman"/>
          <w:bCs/>
          <w:color w:val="FFFFFF"/>
          <w:sz w:val="24"/>
        </w:rPr>
        <w:t xml:space="preserve"> </w:t>
      </w:r>
      <w:r w:rsidR="00711052">
        <w:br w:type="page"/>
      </w:r>
    </w:p>
    <w:p w14:paraId="1ACC1827" w14:textId="77777777" w:rsidR="00F53730" w:rsidRDefault="00711052">
      <w:pPr>
        <w:pStyle w:val="af6"/>
        <w:widowControl w:val="0"/>
        <w:spacing w:before="0" w:after="0" w:line="360" w:lineRule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ПАСПОРТ ДОКУМЕНТА </w:t>
      </w:r>
    </w:p>
    <w:tbl>
      <w:tblPr>
        <w:tblW w:w="5000" w:type="pct"/>
        <w:tblInd w:w="-5" w:type="dxa"/>
        <w:tblLayout w:type="fixed"/>
        <w:tblCellMar>
          <w:left w:w="98" w:type="dxa"/>
        </w:tblCellMar>
        <w:tblLook w:val="01E0" w:firstRow="1" w:lastRow="1" w:firstColumn="1" w:lastColumn="1" w:noHBand="0" w:noVBand="0"/>
      </w:tblPr>
      <w:tblGrid>
        <w:gridCol w:w="4111"/>
        <w:gridCol w:w="2801"/>
        <w:gridCol w:w="1309"/>
        <w:gridCol w:w="1721"/>
        <w:gridCol w:w="4726"/>
      </w:tblGrid>
      <w:tr w:rsidR="00F53730" w14:paraId="54801FD3" w14:textId="77777777" w:rsidTr="001F0D4A">
        <w:tc>
          <w:tcPr>
            <w:tcW w:w="1466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2C757CD" w14:textId="77777777" w:rsidR="00F53730" w:rsidRDefault="00711052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Владелец процесса</w:t>
            </w:r>
          </w:p>
        </w:tc>
      </w:tr>
      <w:tr w:rsidR="00F53730" w14:paraId="6DC59CE8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51BF03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Должность</w:t>
            </w:r>
          </w:p>
        </w:tc>
        <w:tc>
          <w:tcPr>
            <w:tcW w:w="41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19BC5E" w14:textId="1BE3FB5A" w:rsidR="00F53730" w:rsidRPr="00143044" w:rsidRDefault="003E54BA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Главный инженер</w:t>
            </w:r>
          </w:p>
        </w:tc>
        <w:tc>
          <w:tcPr>
            <w:tcW w:w="1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75C39AA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Подразделение</w:t>
            </w:r>
          </w:p>
        </w:tc>
        <w:tc>
          <w:tcPr>
            <w:tcW w:w="4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81D0E97" w14:textId="4E5FA321" w:rsidR="00F53730" w:rsidRDefault="00547FDC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bookmarkStart w:id="1" w:name="%25252525252525D0%252525252525259E%25252"/>
            <w:bookmarkEnd w:id="1"/>
            <w:r w:rsidRPr="00547FDC">
              <w:rPr>
                <w:rFonts w:ascii="Times New Roman" w:hAnsi="Times New Roman"/>
                <w:szCs w:val="20"/>
              </w:rPr>
              <w:t>Служба механизации</w:t>
            </w:r>
          </w:p>
        </w:tc>
      </w:tr>
      <w:tr w:rsidR="00F53730" w14:paraId="01C6990F" w14:textId="77777777" w:rsidTr="001F0D4A">
        <w:trPr>
          <w:trHeight w:val="343"/>
        </w:trPr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1215941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Введен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69FEE3" w14:textId="1B2D84A2" w:rsidR="00F53730" w:rsidRDefault="00F53730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8641001" w14:textId="67093E0F" w:rsidR="00F53730" w:rsidRDefault="00F53730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</w:p>
        </w:tc>
      </w:tr>
      <w:tr w:rsidR="00F53730" w14:paraId="06F07DDF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EA8BBF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Срок действия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FFFA2D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С: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2D6E62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До: бессрочно до актуализации</w:t>
            </w:r>
          </w:p>
        </w:tc>
      </w:tr>
    </w:tbl>
    <w:p w14:paraId="5319867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ЛИСТ СОГЛАСОВАНИЯ </w:t>
      </w:r>
    </w:p>
    <w:p w14:paraId="154759E5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Подписывая лист согласования, я подтверждаю, что ознакомился с процессом, мне разъяснены и понятны мои обязанности и обязанности работников моего подразделения в рамках процесса.</w:t>
      </w:r>
    </w:p>
    <w:tbl>
      <w:tblPr>
        <w:tblStyle w:val="affff"/>
        <w:tblW w:w="14627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1813"/>
        <w:gridCol w:w="4142"/>
        <w:gridCol w:w="4252"/>
        <w:gridCol w:w="1700"/>
        <w:gridCol w:w="1135"/>
        <w:gridCol w:w="1585"/>
      </w:tblGrid>
      <w:tr w:rsidR="00F53730" w14:paraId="310C8F9B" w14:textId="77777777">
        <w:trPr>
          <w:trHeight w:val="520"/>
        </w:trPr>
        <w:tc>
          <w:tcPr>
            <w:tcW w:w="1812" w:type="dxa"/>
            <w:shd w:val="clear" w:color="auto" w:fill="auto"/>
            <w:vAlign w:val="center"/>
          </w:tcPr>
          <w:p w14:paraId="6D506C8C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Код подразделения</w:t>
            </w:r>
          </w:p>
        </w:tc>
        <w:tc>
          <w:tcPr>
            <w:tcW w:w="4142" w:type="dxa"/>
            <w:shd w:val="clear" w:color="auto" w:fill="auto"/>
            <w:vAlign w:val="center"/>
          </w:tcPr>
          <w:p w14:paraId="4161263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подразделения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7036FBB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Должность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69E246C7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ФИО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28C22513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Дата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B15092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Подпись</w:t>
            </w:r>
          </w:p>
        </w:tc>
      </w:tr>
      <w:tr w:rsidR="00F53730" w14:paraId="12B9E4B1" w14:textId="77777777">
        <w:trPr>
          <w:trHeight w:val="184"/>
        </w:trPr>
        <w:tc>
          <w:tcPr>
            <w:tcW w:w="1812" w:type="dxa"/>
            <w:shd w:val="clear" w:color="auto" w:fill="auto"/>
            <w:vAlign w:val="center"/>
          </w:tcPr>
          <w:p w14:paraId="49EE0BDE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bookmarkStart w:id="2" w:name="%25252525252525D0%252525252525259B%25252"/>
            <w:bookmarkStart w:id="3" w:name="%25252525252525D0%2525252525252594%25252"/>
            <w:bookmarkEnd w:id="2"/>
            <w:bookmarkEnd w:id="3"/>
          </w:p>
        </w:tc>
        <w:tc>
          <w:tcPr>
            <w:tcW w:w="4142" w:type="dxa"/>
            <w:shd w:val="clear" w:color="auto" w:fill="auto"/>
            <w:vAlign w:val="center"/>
          </w:tcPr>
          <w:p w14:paraId="4C4A2654" w14:textId="77777777" w:rsidR="00F53730" w:rsidRDefault="00F53730">
            <w:pPr>
              <w:widowControl w:val="0"/>
              <w:spacing w:after="0"/>
              <w:ind w:left="0"/>
              <w:jc w:val="left"/>
              <w:rPr>
                <w:rFonts w:ascii="Times New Roman" w:hAnsi="Times New Roman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14:paraId="53AD46D2" w14:textId="77777777" w:rsidR="00F53730" w:rsidRDefault="00F53730">
            <w:pPr>
              <w:pStyle w:val="aff2"/>
              <w:widowControl w:val="0"/>
              <w:tabs>
                <w:tab w:val="left" w:pos="0"/>
              </w:tabs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3982CC1E" w14:textId="77777777" w:rsidR="00F53730" w:rsidRDefault="00F53730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9DD6EF7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6EF6F24A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00870BAF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57D7E096" w14:textId="77777777" w:rsidR="00F53730" w:rsidRDefault="00711052">
      <w:pPr>
        <w:widowControl w:val="0"/>
        <w:spacing w:after="0" w:line="360" w:lineRule="auto"/>
        <w:ind w:left="0" w:firstLine="567"/>
        <w:rPr>
          <w:rFonts w:ascii="Times New Roman" w:hAnsi="Times New Roman"/>
          <w:bCs/>
          <w:i/>
          <w:iCs/>
          <w:sz w:val="24"/>
        </w:rPr>
      </w:pPr>
      <w:r>
        <w:rPr>
          <w:rFonts w:ascii="Times New Roman" w:hAnsi="Times New Roman"/>
          <w:bCs/>
          <w:i/>
          <w:iCs/>
          <w:sz w:val="24"/>
        </w:rPr>
        <w:t>Лист согласования формируется в 1С: Документооборот. В Листе согласования отображаются даты планового согласования (3 рабочих дня) и фактического, пометка о результате согласования: СОГЛАСОВАНО или НЕ СОГЛАСОВАНО. В случаях НЕ СОГЛАСОВАНО вносятся комментарии.</w:t>
      </w:r>
    </w:p>
    <w:p w14:paraId="0FCFB43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0" w:firstLine="567"/>
        <w:jc w:val="left"/>
        <w:rPr>
          <w:rFonts w:ascii="Times New Roman" w:hAnsi="Times New Roman" w:cs="Times New Roman"/>
          <w:b w:val="0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При необходимости Лист согласования распечатывается из 1С: ДО</w:t>
      </w:r>
    </w:p>
    <w:p w14:paraId="2E403E46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71A1DD0B" w14:textId="77777777" w:rsidR="00F53730" w:rsidRDefault="00711052">
      <w:pPr>
        <w:spacing w:after="160" w:line="259" w:lineRule="auto"/>
        <w:ind w:left="0"/>
        <w:jc w:val="left"/>
        <w:rPr>
          <w:rFonts w:ascii="Times New Roman" w:eastAsia="SimSun" w:hAnsi="Times New Roman"/>
          <w:bCs/>
          <w:sz w:val="24"/>
        </w:rPr>
      </w:pPr>
      <w:r>
        <w:br w:type="page"/>
      </w:r>
    </w:p>
    <w:p w14:paraId="69A9D220" w14:textId="77777777" w:rsidR="00F53730" w:rsidRDefault="00711052">
      <w:pPr>
        <w:pStyle w:val="af6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ИЗМЕНЕНИЯ И ДОПОЛНЕНИЯ </w:t>
      </w:r>
    </w:p>
    <w:tbl>
      <w:tblPr>
        <w:tblW w:w="14896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4"/>
        <w:gridCol w:w="2367"/>
        <w:gridCol w:w="2662"/>
        <w:gridCol w:w="2124"/>
        <w:gridCol w:w="5369"/>
      </w:tblGrid>
      <w:tr w:rsidR="00F53730" w14:paraId="3636DB35" w14:textId="77777777">
        <w:trPr>
          <w:trHeight w:val="470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EEFB7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Версия</w:t>
            </w: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5316537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Кол-во изменений</w:t>
            </w: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23049AD1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Ответственный</w:t>
            </w: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02B4015F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Дата внесения изменений</w:t>
            </w: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EA54AE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Описание изменений</w:t>
            </w:r>
          </w:p>
        </w:tc>
      </w:tr>
      <w:tr w:rsidR="00F53730" w14:paraId="623F9DAF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844A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  <w:bookmarkStart w:id="4" w:name="%25252525252525D0%2525252525252598%25252"/>
            <w:bookmarkEnd w:id="4"/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2E172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23B62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B3BC40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EDCA8A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51DCCAB7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D911C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2F340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900E06E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1AEA91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98B82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1FA21F2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E59AA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0F15F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6ECA7F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FF4FB5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45BD4A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227265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F536D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1461F7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A30E82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146D9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06E90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5A232F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2F674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ECBCD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C1627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8F922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011A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61F2F5E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A8A45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58EF3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81D744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D021C1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FD3BF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DBD7F93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0D0AA6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027466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DC4D4B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20DD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EEAB8B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170A370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9D4199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E6CB5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9138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B3E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A36E55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32FCEA4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DED758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3D86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50A4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5B93E9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EA38B9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</w:tbl>
    <w:p w14:paraId="1C1743CB" w14:textId="77777777" w:rsidR="00F53730" w:rsidRDefault="00F53730">
      <w:pPr>
        <w:sectPr w:rsidR="00F53730">
          <w:headerReference w:type="default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418" w:right="1026" w:bottom="851" w:left="1134" w:header="709" w:footer="0" w:gutter="0"/>
          <w:cols w:space="720"/>
          <w:formProt w:val="0"/>
          <w:titlePg/>
          <w:docGrid w:linePitch="280" w:charSpace="9830"/>
        </w:sectPr>
      </w:pPr>
    </w:p>
    <w:bookmarkStart w:id="6" w:name="_Toc222312057" w:displacedByCustomXml="next"/>
    <w:bookmarkStart w:id="7" w:name="_Toc178263230" w:displacedByCustomXml="next"/>
    <w:sdt>
      <w:sdtPr>
        <w:rPr>
          <w:rFonts w:ascii="Arial" w:hAnsi="Arial"/>
          <w:b w:val="0"/>
          <w:bCs w:val="0"/>
          <w:color w:val="00000A"/>
          <w:sz w:val="20"/>
          <w:szCs w:val="24"/>
          <w:lang w:eastAsia="ru-RU"/>
        </w:rPr>
        <w:id w:val="-718440130"/>
        <w:docPartObj>
          <w:docPartGallery w:val="Table of Contents"/>
          <w:docPartUnique/>
        </w:docPartObj>
      </w:sdtPr>
      <w:sdtEndPr/>
      <w:sdtContent>
        <w:p w14:paraId="439090E5" w14:textId="77777777" w:rsidR="00F53730" w:rsidRDefault="00711052">
          <w:pPr>
            <w:pStyle w:val="afffb"/>
            <w:keepNext w:val="0"/>
            <w:keepLines w:val="0"/>
            <w:widowControl w:val="0"/>
            <w:tabs>
              <w:tab w:val="clear" w:pos="720"/>
              <w:tab w:val="left" w:pos="709"/>
            </w:tabs>
            <w:spacing w:before="0" w:line="360" w:lineRule="auto"/>
            <w:ind w:left="0"/>
            <w:jc w:val="center"/>
            <w:rPr>
              <w:rFonts w:ascii="Times New Roman" w:hAnsi="Times New Roman"/>
              <w:color w:val="auto"/>
            </w:rPr>
          </w:pPr>
          <w:r>
            <w:rPr>
              <w:rFonts w:ascii="Times New Roman" w:hAnsi="Times New Roman"/>
              <w:color w:val="auto"/>
            </w:rPr>
            <w:t>Оглавление</w:t>
          </w:r>
          <w:bookmarkEnd w:id="7"/>
          <w:bookmarkEnd w:id="6"/>
        </w:p>
        <w:p w14:paraId="5425788E" w14:textId="0B8DC1CA" w:rsidR="00A52ABF" w:rsidRDefault="00711052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7D2AA1">
            <w:rPr>
              <w:rFonts w:cs="Arial"/>
              <w:szCs w:val="20"/>
            </w:rPr>
            <w:fldChar w:fldCharType="begin"/>
          </w:r>
          <w:r w:rsidRPr="007D2AA1">
            <w:rPr>
              <w:rStyle w:val="aa"/>
              <w:rFonts w:cs="Arial"/>
              <w:webHidden/>
              <w:szCs w:val="20"/>
            </w:rPr>
            <w:instrText xml:space="preserve"> TOC \z \o "1-3" \u \h</w:instrText>
          </w:r>
          <w:r w:rsidRPr="007D2AA1">
            <w:rPr>
              <w:rStyle w:val="aa"/>
            </w:rPr>
            <w:fldChar w:fldCharType="separate"/>
          </w:r>
          <w:hyperlink w:anchor="_Toc222312057" w:history="1">
            <w:r w:rsidR="00A52ABF" w:rsidRPr="0034114F">
              <w:rPr>
                <w:rStyle w:val="a4"/>
                <w:rFonts w:ascii="Times New Roman" w:hAnsi="Times New Roman"/>
                <w:noProof/>
              </w:rPr>
              <w:t>Оглавление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_Toc222312057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4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3C8ECE1B" w14:textId="44B286AA" w:rsidR="00A52ABF" w:rsidRDefault="00AC1FEA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2312058" w:history="1">
            <w:r w:rsidR="00A52ABF" w:rsidRPr="0034114F">
              <w:rPr>
                <w:rStyle w:val="a4"/>
                <w:rFonts w:ascii="Times New Roman" w:hAnsi="Times New Roman"/>
                <w:noProof/>
              </w:rPr>
              <w:t>1.</w:t>
            </w:r>
            <w:r w:rsidR="00A52AB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rFonts w:ascii="Times New Roman" w:hAnsi="Times New Roman"/>
                <w:noProof/>
              </w:rPr>
              <w:t>Общие положения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_Toc222312058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6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4D85B893" w14:textId="2633408B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59" w:history="1">
            <w:r w:rsidR="00A52ABF" w:rsidRPr="0034114F">
              <w:rPr>
                <w:rStyle w:val="a4"/>
                <w:noProof/>
              </w:rPr>
              <w:t>1.1.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Назначение и область применения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_Toc222312059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6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1E06C648" w14:textId="3D025B06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60" w:history="1">
            <w:r w:rsidR="00A52ABF" w:rsidRPr="0034114F">
              <w:rPr>
                <w:rStyle w:val="a4"/>
                <w:noProof/>
              </w:rPr>
              <w:t>1.2.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Распределение ответственности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_Toc222312060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6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04F17AB2" w14:textId="53D1A8C9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61" w:history="1">
            <w:r w:rsidR="00A52ABF" w:rsidRPr="0034114F">
              <w:rPr>
                <w:rStyle w:val="a4"/>
                <w:noProof/>
              </w:rPr>
              <w:t>1.3.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Используемые сокращения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_Toc222312061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6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3EFCBD87" w14:textId="0FE82A11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62" w:history="1">
            <w:r w:rsidR="00A52ABF" w:rsidRPr="0034114F">
              <w:rPr>
                <w:rStyle w:val="a4"/>
                <w:noProof/>
              </w:rPr>
              <w:t>1.4.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Термины и определения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_Toc222312062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7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00FFCD19" w14:textId="7BCEA7D1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63" w:history="1">
            <w:r w:rsidR="00A52ABF" w:rsidRPr="0034114F">
              <w:rPr>
                <w:rStyle w:val="a4"/>
                <w:noProof/>
              </w:rPr>
              <w:t>1.5.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Нормативные ссылки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_Toc222312063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8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706BDE85" w14:textId="4BFB450D" w:rsidR="00A52ABF" w:rsidRDefault="00AC1FEA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2312064" w:history="1">
            <w:r w:rsidR="00A52ABF" w:rsidRPr="0034114F">
              <w:rPr>
                <w:rStyle w:val="a4"/>
                <w:rFonts w:ascii="Times New Roman" w:hAnsi="Times New Roman"/>
                <w:noProof/>
              </w:rPr>
              <w:t>2.</w:t>
            </w:r>
            <w:r w:rsidR="00A52AB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rFonts w:ascii="Times New Roman" w:hAnsi="Times New Roman"/>
                <w:noProof/>
              </w:rPr>
              <w:t>Описание деятельности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_Toc222312064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9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7544751F" w14:textId="1794C954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65" w:history="1">
            <w:r w:rsidR="00A52ABF" w:rsidRPr="0034114F">
              <w:rPr>
                <w:rStyle w:val="a4"/>
                <w:noProof/>
              </w:rPr>
              <w:t>2.1.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Планирование и закупка горюче-смазочных материалов, средств измерения, сопутствующих инструментов и материалов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_Toc222312065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9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5E4E25B7" w14:textId="48AD1EF7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66" w:history="1">
            <w:r w:rsidR="00A52ABF" w:rsidRPr="0034114F">
              <w:rPr>
                <w:rStyle w:val="a4"/>
                <w:noProof/>
              </w:rPr>
              <w:t>2.2.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Приемка ГСМ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_Toc222312066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10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7709B644" w14:textId="687D963D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67" w:history="1">
            <w:r w:rsidR="00A52ABF" w:rsidRPr="0034114F">
              <w:rPr>
                <w:rStyle w:val="a4"/>
                <w:noProof/>
              </w:rPr>
              <w:t>2.2.1.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Приемка топлива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_Toc222312067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10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4AA25845" w14:textId="0982F587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68" w:history="1">
            <w:r w:rsidR="00A52ABF" w:rsidRPr="0034114F">
              <w:rPr>
                <w:rStyle w:val="a4"/>
                <w:noProof/>
              </w:rPr>
              <w:t>2.2.2.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Приемка масел и смазочных материалов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_Toc222312068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13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51213BC9" w14:textId="475AD382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69" w:history="1">
            <w:r w:rsidR="00A52ABF" w:rsidRPr="0034114F">
              <w:rPr>
                <w:rStyle w:val="a4"/>
                <w:noProof/>
              </w:rPr>
              <w:t>2.3.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Хранение ГСМ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_Toc222312069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15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02FF7D5E" w14:textId="74888D02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70" w:history="1">
            <w:r w:rsidR="00A52ABF" w:rsidRPr="0034114F">
              <w:rPr>
                <w:rStyle w:val="a4"/>
                <w:noProof/>
              </w:rPr>
              <w:t>2.3.1.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Общие положения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_Toc222312070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15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1E792F7B" w14:textId="6840450E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71" w:history="1">
            <w:r w:rsidR="00A52ABF" w:rsidRPr="0034114F">
              <w:rPr>
                <w:rStyle w:val="a4"/>
                <w:noProof/>
              </w:rPr>
              <w:t>2.3.2.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Хранение топлива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_Toc222312071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16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2A1F3B3C" w14:textId="08FCEFFA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72" w:history="1">
            <w:r w:rsidR="00A52ABF" w:rsidRPr="0034114F">
              <w:rPr>
                <w:rStyle w:val="a4"/>
                <w:noProof/>
              </w:rPr>
              <w:t>2.3.3.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Хранение масел и смазочных материалов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_Toc222312072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18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0B302419" w14:textId="53E56DAC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73" w:history="1">
            <w:r w:rsidR="00A52ABF" w:rsidRPr="0034114F">
              <w:rPr>
                <w:rStyle w:val="a4"/>
                <w:noProof/>
              </w:rPr>
              <w:t>2.4.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Выдача ГСМ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_Toc222312073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18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50E58881" w14:textId="2584A15C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74" w:history="1">
            <w:r w:rsidR="00A52ABF" w:rsidRPr="0034114F">
              <w:rPr>
                <w:rStyle w:val="a4"/>
                <w:noProof/>
              </w:rPr>
              <w:t>2.4.1.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Общие положения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_Toc222312074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18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10B2AA43" w14:textId="53AFE3A3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75" w:history="1">
            <w:r w:rsidR="00A52ABF" w:rsidRPr="0034114F">
              <w:rPr>
                <w:rStyle w:val="a4"/>
                <w:noProof/>
              </w:rPr>
              <w:t>2.4.2.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Выдача топлива</w:t>
            </w:r>
            <w:r w:rsidR="00A52ABF" w:rsidRPr="0034114F">
              <w:rPr>
                <w:rStyle w:val="a4"/>
                <w:noProof/>
                <w:lang w:val="en-US"/>
              </w:rPr>
              <w:t xml:space="preserve"> </w:t>
            </w:r>
            <w:r w:rsidR="00A52ABF" w:rsidRPr="0034114F">
              <w:rPr>
                <w:rStyle w:val="a4"/>
                <w:noProof/>
              </w:rPr>
              <w:t>в бензобак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_Toc222312075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19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313A874F" w14:textId="398969E1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76" w:history="1">
            <w:r w:rsidR="00A52ABF" w:rsidRPr="0034114F">
              <w:rPr>
                <w:rStyle w:val="a4"/>
                <w:noProof/>
              </w:rPr>
              <w:t>2.4.3.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Выдача топлива в цистерну автозаправщика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_Toc222312076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20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2D65B9AB" w14:textId="712D1625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77" w:history="1">
            <w:r w:rsidR="00A52ABF" w:rsidRPr="0034114F">
              <w:rPr>
                <w:rStyle w:val="a4"/>
                <w:noProof/>
              </w:rPr>
              <w:t>2.4.4.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Выдача топлива из автозаправщика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_Toc222312077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21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3290920A" w14:textId="181B01D7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78" w:history="1">
            <w:r w:rsidR="00A52ABF" w:rsidRPr="0034114F">
              <w:rPr>
                <w:rStyle w:val="a4"/>
                <w:noProof/>
              </w:rPr>
              <w:t>2.4.5.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Выдача масел и смазочных материалов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_Toc222312078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21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6F3F56F5" w14:textId="72DB1B21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79" w:history="1">
            <w:r w:rsidR="00A52ABF" w:rsidRPr="0034114F">
              <w:rPr>
                <w:rStyle w:val="a4"/>
                <w:noProof/>
              </w:rPr>
              <w:t>2.5.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Инвентаризация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_Toc222312079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22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6BF7E039" w14:textId="4AA9CCC9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80" w:history="1">
            <w:r w:rsidR="00A52ABF" w:rsidRPr="0034114F">
              <w:rPr>
                <w:rStyle w:val="a4"/>
                <w:noProof/>
              </w:rPr>
              <w:t>2.6.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Отбор и хранение проб топлива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_Toc222312080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23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1F61E837" w14:textId="6C9530B3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81" w:history="1">
            <w:r w:rsidR="00A52ABF" w:rsidRPr="0034114F">
              <w:rPr>
                <w:rStyle w:val="a4"/>
                <w:noProof/>
              </w:rPr>
              <w:t>2.6.1.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Общие положения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_Toc222312081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23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0A16430D" w14:textId="05CAB44F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82" w:history="1">
            <w:r w:rsidR="00A52ABF" w:rsidRPr="0034114F">
              <w:rPr>
                <w:rStyle w:val="a4"/>
                <w:noProof/>
              </w:rPr>
              <w:t>2.6.2.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Отбор проб из вертикальных резервуаров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_Toc222312082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24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1316FEA0" w14:textId="0EE7217D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83" w:history="1">
            <w:r w:rsidR="00A52ABF" w:rsidRPr="0034114F">
              <w:rPr>
                <w:rStyle w:val="a4"/>
                <w:noProof/>
              </w:rPr>
              <w:t>2.6.3.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Отбор проб из горизонтальных резервуаров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_Toc222312083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25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7432FCBD" w14:textId="1BF4F4D9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84" w:history="1">
            <w:r w:rsidR="00A52ABF" w:rsidRPr="0034114F">
              <w:rPr>
                <w:rStyle w:val="a4"/>
                <w:noProof/>
              </w:rPr>
              <w:t>2.7.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Измерение уровня и объема топлива и подтоварной воды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_Toc222312084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25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6316DCD6" w14:textId="09196ED5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85" w:history="1">
            <w:r w:rsidR="00A52ABF" w:rsidRPr="0034114F">
              <w:rPr>
                <w:rStyle w:val="a4"/>
                <w:noProof/>
              </w:rPr>
              <w:t>2.7.1.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Измерение уровня топлива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_Toc222312085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25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7F22F972" w14:textId="730D5FC0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86" w:history="1">
            <w:r w:rsidR="00A52ABF" w:rsidRPr="0034114F">
              <w:rPr>
                <w:rStyle w:val="a4"/>
                <w:noProof/>
              </w:rPr>
              <w:t>2.7.2.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Измерение уровня подтоварной воды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_Toc222312086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27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7BC88658" w14:textId="3A387A56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87" w:history="1">
            <w:r w:rsidR="00A52ABF" w:rsidRPr="0034114F">
              <w:rPr>
                <w:rStyle w:val="a4"/>
                <w:noProof/>
              </w:rPr>
              <w:t>2.7.3.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Измерение температуры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_Toc222312087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28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56D6C897" w14:textId="49B2DCC0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88" w:history="1">
            <w:r w:rsidR="00A52ABF" w:rsidRPr="0034114F">
              <w:rPr>
                <w:rStyle w:val="a4"/>
                <w:noProof/>
              </w:rPr>
              <w:t>2.7.4.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Определение объема нефтепродукта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_Toc222312088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28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08DA34FB" w14:textId="185E84C1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89" w:history="1">
            <w:r w:rsidR="00A52ABF" w:rsidRPr="0034114F">
              <w:rPr>
                <w:rStyle w:val="a4"/>
                <w:noProof/>
              </w:rPr>
              <w:t>2.7.5.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Определение средней температуры нефтепродукта в резервуаре для определения массы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_Toc222312089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28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362F38C8" w14:textId="3DA50114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90" w:history="1">
            <w:r w:rsidR="00A52ABF" w:rsidRPr="0034114F">
              <w:rPr>
                <w:rStyle w:val="a4"/>
                <w:noProof/>
              </w:rPr>
              <w:t>2.7.6.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Определение плотности нефтепродукта в резервуаре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_Toc222312090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29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4CA221F4" w14:textId="0884D164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91" w:history="1">
            <w:r w:rsidR="00A52ABF" w:rsidRPr="0034114F">
              <w:rPr>
                <w:rStyle w:val="a4"/>
                <w:noProof/>
              </w:rPr>
              <w:t>2.7.7.</w:t>
            </w:r>
            <w:r w:rsidR="00A52ABF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52ABF" w:rsidRPr="0034114F">
              <w:rPr>
                <w:rStyle w:val="a4"/>
                <w:noProof/>
              </w:rPr>
              <w:t>Определение массы нефтепродукта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_Toc222312091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29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02FD6A8E" w14:textId="41C2E7DA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92" w:history="1">
            <w:r w:rsidR="00A52ABF" w:rsidRPr="0034114F">
              <w:rPr>
                <w:rStyle w:val="a4"/>
                <w:noProof/>
              </w:rPr>
              <w:t>Приложение 1. Акт о поставке товара ненадлежащего качества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_Toc222312092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31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4EED860D" w14:textId="2A015D06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93" w:history="1">
            <w:r w:rsidR="00A52ABF" w:rsidRPr="0034114F">
              <w:rPr>
                <w:rStyle w:val="a4"/>
                <w:noProof/>
              </w:rPr>
              <w:t>Приложение 2. Акт отбора проб топлива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_Toc222312093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32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093C90F9" w14:textId="7FB1195A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94" w:history="1">
            <w:r w:rsidR="00A52ABF" w:rsidRPr="0034114F">
              <w:rPr>
                <w:rStyle w:val="a4"/>
                <w:noProof/>
              </w:rPr>
              <w:t>Приложение 3. Акт приема топлива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_Toc222312094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33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73924851" w14:textId="0BF679C8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95" w:history="1">
            <w:r w:rsidR="00A52ABF" w:rsidRPr="0034114F">
              <w:rPr>
                <w:rStyle w:val="a4"/>
                <w:noProof/>
              </w:rPr>
              <w:t>Приложение 4. Журнал установки и снятия пломб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_Toc222312095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35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4DED3D8B" w14:textId="095AF041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96" w:history="1">
            <w:r w:rsidR="00A52ABF" w:rsidRPr="0034114F">
              <w:rPr>
                <w:rStyle w:val="a4"/>
                <w:noProof/>
              </w:rPr>
              <w:t xml:space="preserve">Приложение </w:t>
            </w:r>
            <w:r w:rsidR="00A52ABF" w:rsidRPr="0034114F">
              <w:rPr>
                <w:rStyle w:val="a4"/>
                <w:noProof/>
                <w:lang w:val="en-US"/>
              </w:rPr>
              <w:t>5</w:t>
            </w:r>
            <w:r w:rsidR="00A52ABF" w:rsidRPr="0034114F">
              <w:rPr>
                <w:rStyle w:val="a4"/>
                <w:noProof/>
              </w:rPr>
              <w:t>. Журнал прихода нефтепродуктов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_Toc222312096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36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215EC98D" w14:textId="381D5CD5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97" w:history="1">
            <w:r w:rsidR="00A52ABF" w:rsidRPr="0034114F">
              <w:rPr>
                <w:rStyle w:val="a4"/>
                <w:noProof/>
              </w:rPr>
              <w:t>Приложение 6. Журнал учета плотности, температуры и уровня топлива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_Toc222312097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37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4C66E7B6" w14:textId="30D5B3F8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98" w:history="1">
            <w:r w:rsidR="00A52ABF" w:rsidRPr="0034114F">
              <w:rPr>
                <w:rStyle w:val="a4"/>
                <w:noProof/>
              </w:rPr>
              <w:t>Приложение 7. Журнал контроля состояния топливораздаточных колонок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_Toc222312098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38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22D40184" w14:textId="61D037DA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099" w:history="1">
            <w:r w:rsidR="00A52ABF" w:rsidRPr="0034114F">
              <w:rPr>
                <w:rStyle w:val="a4"/>
                <w:noProof/>
              </w:rPr>
              <w:t>Приложение 8. Журнал приема-передачи смены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_Toc222312099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39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3A4AFAF9" w14:textId="5DBE6EDE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100" w:history="1">
            <w:r w:rsidR="00A52ABF" w:rsidRPr="0034114F">
              <w:rPr>
                <w:rStyle w:val="a4"/>
                <w:noProof/>
              </w:rPr>
              <w:t xml:space="preserve">Приложение </w:t>
            </w:r>
            <w:r w:rsidR="00A52ABF" w:rsidRPr="0034114F">
              <w:rPr>
                <w:rStyle w:val="a4"/>
                <w:noProof/>
                <w:lang w:val="en-US"/>
              </w:rPr>
              <w:t>9</w:t>
            </w:r>
            <w:r w:rsidR="00A52ABF" w:rsidRPr="0034114F">
              <w:rPr>
                <w:rStyle w:val="a4"/>
                <w:noProof/>
              </w:rPr>
              <w:t>. Заправочная ведомость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_Toc222312100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41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698AEA03" w14:textId="33047597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101" w:history="1">
            <w:r w:rsidR="00A52ABF" w:rsidRPr="0034114F">
              <w:rPr>
                <w:rStyle w:val="a4"/>
                <w:noProof/>
              </w:rPr>
              <w:t>Приложение 10. Лимитно-заборная карта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_Toc222312101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42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114060D7" w14:textId="3CFD1346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102" w:history="1">
            <w:r w:rsidR="00A52ABF" w:rsidRPr="0034114F">
              <w:rPr>
                <w:rStyle w:val="a4"/>
                <w:noProof/>
              </w:rPr>
              <w:t>Приложение 1</w:t>
            </w:r>
            <w:r w:rsidR="00A52ABF" w:rsidRPr="0034114F">
              <w:rPr>
                <w:rStyle w:val="a4"/>
                <w:noProof/>
                <w:lang w:val="en-US"/>
              </w:rPr>
              <w:t>1</w:t>
            </w:r>
            <w:r w:rsidR="00A52ABF" w:rsidRPr="0034114F">
              <w:rPr>
                <w:rStyle w:val="a4"/>
                <w:noProof/>
              </w:rPr>
              <w:t>. Журнал расхода нефтепродуктов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_Toc222312102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43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6DCFD339" w14:textId="572D0CAC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103" w:history="1">
            <w:r w:rsidR="00A52ABF" w:rsidRPr="0034114F">
              <w:rPr>
                <w:rStyle w:val="a4"/>
                <w:noProof/>
              </w:rPr>
              <w:t>Приложение 12. Журнал расхода нефтепродуктов (топливозаправщик)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_Toc222312103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44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58E7179C" w14:textId="65F6EC4B" w:rsidR="00A52ABF" w:rsidRDefault="00AC1FEA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2312104" w:history="1">
            <w:r w:rsidR="00A52ABF" w:rsidRPr="0034114F">
              <w:rPr>
                <w:rStyle w:val="a4"/>
                <w:noProof/>
              </w:rPr>
              <w:t>Приложение 13. Заявка на получение ТМЦ</w:t>
            </w:r>
            <w:r w:rsidR="00A52ABF">
              <w:rPr>
                <w:noProof/>
                <w:webHidden/>
              </w:rPr>
              <w:tab/>
            </w:r>
            <w:r w:rsidR="00A52ABF">
              <w:rPr>
                <w:noProof/>
                <w:webHidden/>
              </w:rPr>
              <w:fldChar w:fldCharType="begin"/>
            </w:r>
            <w:r w:rsidR="00A52ABF">
              <w:rPr>
                <w:noProof/>
                <w:webHidden/>
              </w:rPr>
              <w:instrText xml:space="preserve"> PAGEREF _Toc222312104 \h </w:instrText>
            </w:r>
            <w:r w:rsidR="00A52ABF">
              <w:rPr>
                <w:noProof/>
                <w:webHidden/>
              </w:rPr>
            </w:r>
            <w:r w:rsidR="00A52ABF">
              <w:rPr>
                <w:noProof/>
                <w:webHidden/>
              </w:rPr>
              <w:fldChar w:fldCharType="separate"/>
            </w:r>
            <w:r w:rsidR="00A52ABF">
              <w:rPr>
                <w:noProof/>
                <w:webHidden/>
              </w:rPr>
              <w:t>45</w:t>
            </w:r>
            <w:r w:rsidR="00A52ABF">
              <w:rPr>
                <w:noProof/>
                <w:webHidden/>
              </w:rPr>
              <w:fldChar w:fldCharType="end"/>
            </w:r>
          </w:hyperlink>
        </w:p>
        <w:p w14:paraId="4153F4D4" w14:textId="348196B6" w:rsidR="00F53730" w:rsidRDefault="00711052" w:rsidP="00586E39">
          <w:pPr>
            <w:pStyle w:val="15"/>
            <w:tabs>
              <w:tab w:val="clear" w:pos="720"/>
              <w:tab w:val="left" w:pos="567"/>
              <w:tab w:val="left" w:pos="709"/>
            </w:tabs>
            <w:ind w:left="0"/>
            <w:rPr>
              <w:rFonts w:ascii="Times New Roman" w:hAnsi="Times New Roman"/>
              <w:sz w:val="24"/>
            </w:rPr>
          </w:pPr>
          <w:r w:rsidRPr="007D2AA1">
            <w:rPr>
              <w:rFonts w:cs="Arial"/>
              <w:szCs w:val="20"/>
            </w:rPr>
            <w:fldChar w:fldCharType="end"/>
          </w:r>
        </w:p>
      </w:sdtContent>
    </w:sdt>
    <w:p w14:paraId="4CE44CF8" w14:textId="03198678" w:rsidR="00F53730" w:rsidRDefault="00711052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  <w:bookmarkStart w:id="8" w:name="_Toc169767783"/>
      <w:r>
        <w:br w:type="page"/>
      </w:r>
    </w:p>
    <w:p w14:paraId="6D69ABC5" w14:textId="77777777" w:rsidR="00F53730" w:rsidRDefault="00711052" w:rsidP="00547FDC">
      <w:pPr>
        <w:pStyle w:val="1"/>
        <w:keepNext w:val="0"/>
        <w:widowControl w:val="0"/>
        <w:numPr>
          <w:ilvl w:val="0"/>
          <w:numId w:val="1"/>
        </w:numPr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9" w:name="_Toc320174708"/>
      <w:bookmarkStart w:id="10" w:name="_Toc320172668"/>
      <w:bookmarkStart w:id="11" w:name="_Toc174362644"/>
      <w:bookmarkStart w:id="12" w:name="_Toc178263231"/>
      <w:bookmarkStart w:id="13" w:name="_Toc222312058"/>
      <w:r>
        <w:rPr>
          <w:rFonts w:ascii="Times New Roman" w:hAnsi="Times New Roman" w:cs="Times New Roman"/>
        </w:rPr>
        <w:lastRenderedPageBreak/>
        <w:t>О</w:t>
      </w:r>
      <w:bookmarkEnd w:id="9"/>
      <w:bookmarkEnd w:id="10"/>
      <w:r>
        <w:rPr>
          <w:rFonts w:ascii="Times New Roman" w:hAnsi="Times New Roman" w:cs="Times New Roman"/>
        </w:rPr>
        <w:t>бщие положения</w:t>
      </w:r>
      <w:bookmarkEnd w:id="8"/>
      <w:bookmarkEnd w:id="11"/>
      <w:bookmarkEnd w:id="12"/>
      <w:bookmarkEnd w:id="13"/>
    </w:p>
    <w:p w14:paraId="09EF9111" w14:textId="69F0B0C0" w:rsidR="00F53730" w:rsidRDefault="00711052" w:rsidP="00B30B8C">
      <w:pPr>
        <w:pStyle w:val="20"/>
        <w:numPr>
          <w:ilvl w:val="1"/>
          <w:numId w:val="5"/>
        </w:numPr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14" w:name="_Toc151265850"/>
      <w:bookmarkStart w:id="15" w:name="_Toc255294237"/>
      <w:bookmarkStart w:id="16" w:name="_Toc320174709"/>
      <w:bookmarkStart w:id="17" w:name="_Toc320172669"/>
      <w:bookmarkStart w:id="18" w:name="_Toc169767784"/>
      <w:bookmarkStart w:id="19" w:name="_Toc174362645"/>
      <w:bookmarkStart w:id="20" w:name="_Toc178263232"/>
      <w:bookmarkStart w:id="21" w:name="_Toc222312059"/>
      <w:r>
        <w:rPr>
          <w:rFonts w:ascii="Times New Roman" w:hAnsi="Times New Roman" w:cs="Times New Roman"/>
        </w:rPr>
        <w:t>Назначение</w:t>
      </w:r>
      <w:bookmarkEnd w:id="14"/>
      <w:bookmarkEnd w:id="15"/>
      <w:r>
        <w:rPr>
          <w:rFonts w:ascii="Times New Roman" w:hAnsi="Times New Roman" w:cs="Times New Roman"/>
        </w:rPr>
        <w:t xml:space="preserve"> и область </w:t>
      </w:r>
      <w:bookmarkEnd w:id="16"/>
      <w:bookmarkEnd w:id="17"/>
      <w:r>
        <w:rPr>
          <w:rFonts w:ascii="Times New Roman" w:hAnsi="Times New Roman" w:cs="Times New Roman"/>
        </w:rPr>
        <w:t>применения</w:t>
      </w:r>
      <w:bookmarkEnd w:id="18"/>
      <w:bookmarkEnd w:id="19"/>
      <w:bookmarkEnd w:id="20"/>
      <w:bookmarkEnd w:id="21"/>
    </w:p>
    <w:p w14:paraId="6FABEF5B" w14:textId="1808B5AA" w:rsidR="00547FDC" w:rsidRPr="00461B46" w:rsidRDefault="00547FDC" w:rsidP="00B30B8C">
      <w:pPr>
        <w:pStyle w:val="2"/>
        <w:numPr>
          <w:ilvl w:val="2"/>
          <w:numId w:val="7"/>
        </w:numPr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bookmarkStart w:id="22" w:name="_Toc174362646"/>
      <w:bookmarkStart w:id="23" w:name="_Toc178263233"/>
      <w:r w:rsidRPr="00461B46">
        <w:rPr>
          <w:rStyle w:val="ListLabel56"/>
          <w:rFonts w:eastAsia="SimSun"/>
          <w:b w:val="0"/>
        </w:rPr>
        <w:t xml:space="preserve">Настоящий Регламент поступления, хранения, отпуска и учета </w:t>
      </w:r>
      <w:r w:rsidR="00E5739C">
        <w:rPr>
          <w:rStyle w:val="ListLabel56"/>
          <w:rFonts w:eastAsia="SimSun"/>
          <w:b w:val="0"/>
        </w:rPr>
        <w:t>горюче-смазочных материалов</w:t>
      </w:r>
      <w:r w:rsidRPr="00461B46">
        <w:rPr>
          <w:rStyle w:val="ListLabel56"/>
          <w:rFonts w:eastAsia="SimSun"/>
          <w:b w:val="0"/>
        </w:rPr>
        <w:t xml:space="preserve"> в ООО «Агрокомплекс Лабинский» и его управляемых обществах (далее – АК «Лабинский»), разработан с целью</w:t>
      </w:r>
      <w:r w:rsidR="00E5739C">
        <w:rPr>
          <w:rStyle w:val="ListLabel56"/>
          <w:rFonts w:eastAsia="SimSun"/>
          <w:b w:val="0"/>
        </w:rPr>
        <w:t xml:space="preserve"> установления</w:t>
      </w:r>
      <w:r w:rsidRPr="00461B46">
        <w:rPr>
          <w:rStyle w:val="ListLabel56"/>
          <w:rFonts w:eastAsia="SimSun"/>
          <w:b w:val="0"/>
        </w:rPr>
        <w:t xml:space="preserve"> </w:t>
      </w:r>
      <w:r w:rsidR="00E5739C" w:rsidRPr="00E5739C">
        <w:rPr>
          <w:rStyle w:val="ListLabel56"/>
          <w:rFonts w:eastAsia="SimSun"/>
          <w:b w:val="0"/>
        </w:rPr>
        <w:t>един</w:t>
      </w:r>
      <w:r w:rsidR="00CA683B">
        <w:rPr>
          <w:rStyle w:val="ListLabel56"/>
          <w:rFonts w:eastAsia="SimSun"/>
          <w:b w:val="0"/>
        </w:rPr>
        <w:t>ого</w:t>
      </w:r>
      <w:r w:rsidR="00E5739C" w:rsidRPr="00E5739C">
        <w:rPr>
          <w:rStyle w:val="ListLabel56"/>
          <w:rFonts w:eastAsia="SimSun"/>
          <w:b w:val="0"/>
        </w:rPr>
        <w:t xml:space="preserve"> порядк</w:t>
      </w:r>
      <w:r w:rsidR="00CA683B">
        <w:rPr>
          <w:rStyle w:val="ListLabel56"/>
          <w:rFonts w:eastAsia="SimSun"/>
          <w:b w:val="0"/>
        </w:rPr>
        <w:t>а</w:t>
      </w:r>
      <w:r w:rsidR="00E5739C" w:rsidRPr="00E5739C">
        <w:rPr>
          <w:rStyle w:val="ListLabel56"/>
          <w:rFonts w:eastAsia="SimSun"/>
          <w:b w:val="0"/>
        </w:rPr>
        <w:t xml:space="preserve"> поступления, хранения, отпуска и учета горюче-смазочных материалов</w:t>
      </w:r>
      <w:r w:rsidR="00E5739C">
        <w:rPr>
          <w:rStyle w:val="ListLabel56"/>
          <w:rFonts w:eastAsia="SimSun"/>
          <w:b w:val="0"/>
        </w:rPr>
        <w:t>.</w:t>
      </w:r>
    </w:p>
    <w:p w14:paraId="320A77E9" w14:textId="4A709890" w:rsidR="00547FDC" w:rsidRPr="00461B46" w:rsidRDefault="00547FDC" w:rsidP="00B30B8C">
      <w:pPr>
        <w:pStyle w:val="2"/>
        <w:numPr>
          <w:ilvl w:val="2"/>
          <w:numId w:val="7"/>
        </w:numPr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461B46">
        <w:rPr>
          <w:rStyle w:val="ListLabel56"/>
          <w:rFonts w:eastAsia="SimSun"/>
          <w:b w:val="0"/>
        </w:rPr>
        <w:t xml:space="preserve">Задачей Регламента поступления, хранения, отпуска и учета </w:t>
      </w:r>
      <w:r w:rsidR="00E5739C">
        <w:rPr>
          <w:rStyle w:val="ListLabel56"/>
          <w:rFonts w:eastAsia="SimSun"/>
          <w:b w:val="0"/>
        </w:rPr>
        <w:t>горюче-смазочных материалов</w:t>
      </w:r>
      <w:r w:rsidRPr="00461B46">
        <w:rPr>
          <w:rStyle w:val="ListLabel56"/>
          <w:rFonts w:eastAsia="SimSun"/>
          <w:b w:val="0"/>
        </w:rPr>
        <w:t xml:space="preserve"> (далее – Регламент) является </w:t>
      </w:r>
      <w:r w:rsidR="00666F5C" w:rsidRPr="00666F5C">
        <w:rPr>
          <w:rStyle w:val="ListLabel56"/>
          <w:rFonts w:eastAsia="SimSun"/>
          <w:b w:val="0"/>
        </w:rPr>
        <w:t>организация процесса приёма, хранения, отпуска и учёта ГСМ, предупреждение потерь и создание условий для поддержания оптимальной величины запасов и качественной отчётности</w:t>
      </w:r>
      <w:r w:rsidR="00666F5C">
        <w:rPr>
          <w:rStyle w:val="ListLabel56"/>
          <w:rFonts w:eastAsia="SimSun"/>
          <w:b w:val="0"/>
        </w:rPr>
        <w:t>.</w:t>
      </w:r>
    </w:p>
    <w:p w14:paraId="7A3B0A3B" w14:textId="501A1CD5" w:rsidR="00547FDC" w:rsidRPr="00461B46" w:rsidRDefault="00547FDC" w:rsidP="00B30B8C">
      <w:pPr>
        <w:pStyle w:val="2"/>
        <w:numPr>
          <w:ilvl w:val="2"/>
          <w:numId w:val="7"/>
        </w:numPr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461B46">
        <w:rPr>
          <w:rStyle w:val="ListLabel56"/>
          <w:rFonts w:eastAsia="SimSun"/>
          <w:b w:val="0"/>
        </w:rPr>
        <w:t xml:space="preserve">Действие Регламента распространяется на всех работников АК «Лабинский», в трудовые обязанности которых входит работа по заказу, приему, хранению, выдачи, бухгалтерскому учету, инвентаризации </w:t>
      </w:r>
      <w:r w:rsidR="00E5739C">
        <w:rPr>
          <w:rStyle w:val="ListLabel56"/>
          <w:rFonts w:eastAsia="SimSun"/>
          <w:b w:val="0"/>
        </w:rPr>
        <w:t>горюче-смазочных материалов</w:t>
      </w:r>
      <w:r w:rsidRPr="00461B46">
        <w:rPr>
          <w:rStyle w:val="ListLabel56"/>
          <w:rFonts w:eastAsia="SimSun"/>
          <w:b w:val="0"/>
        </w:rPr>
        <w:t>.</w:t>
      </w:r>
    </w:p>
    <w:p w14:paraId="5F393158" w14:textId="3926CE75" w:rsidR="00F53730" w:rsidRDefault="00711052" w:rsidP="00B30B8C">
      <w:pPr>
        <w:pStyle w:val="20"/>
        <w:numPr>
          <w:ilvl w:val="1"/>
          <w:numId w:val="5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  <w:bCs w:val="0"/>
        </w:rPr>
      </w:pPr>
      <w:bookmarkStart w:id="24" w:name="_Toc222312060"/>
      <w:r>
        <w:rPr>
          <w:rFonts w:ascii="Times New Roman" w:hAnsi="Times New Roman" w:cs="Times New Roman"/>
          <w:bCs w:val="0"/>
        </w:rPr>
        <w:t>Распределение ответственности</w:t>
      </w:r>
      <w:bookmarkEnd w:id="22"/>
      <w:bookmarkEnd w:id="23"/>
      <w:bookmarkEnd w:id="24"/>
    </w:p>
    <w:p w14:paraId="60C8A436" w14:textId="476EF4B7" w:rsidR="00547FDC" w:rsidRDefault="00547FDC" w:rsidP="00B30B8C">
      <w:pPr>
        <w:pStyle w:val="2"/>
        <w:numPr>
          <w:ilvl w:val="2"/>
          <w:numId w:val="5"/>
        </w:numPr>
        <w:tabs>
          <w:tab w:val="left" w:pos="284"/>
        </w:tabs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bookmarkStart w:id="25" w:name="_Toc320174710"/>
      <w:bookmarkStart w:id="26" w:name="_Toc320172670"/>
      <w:bookmarkStart w:id="27" w:name="_Toc169767785"/>
      <w:bookmarkStart w:id="28" w:name="_Toc174362647"/>
      <w:bookmarkStart w:id="29" w:name="_Toc178263234"/>
      <w:bookmarkStart w:id="30" w:name="_Toc320174711"/>
      <w:bookmarkStart w:id="31" w:name="_Toc320172671"/>
      <w:bookmarkStart w:id="32" w:name="_Toc169767786"/>
      <w:bookmarkStart w:id="33" w:name="_Toc174362648"/>
      <w:bookmarkStart w:id="34" w:name="_Toc178263235"/>
      <w:r w:rsidRPr="00461B46">
        <w:rPr>
          <w:rStyle w:val="ListLabel56"/>
          <w:rFonts w:eastAsia="SimSun"/>
          <w:b w:val="0"/>
        </w:rPr>
        <w:t>Ответственность за разработку, поддержание в актуальном состоянии Регламента несет Главный инженер</w:t>
      </w:r>
      <w:r w:rsidR="00E5739C">
        <w:rPr>
          <w:rStyle w:val="ListLabel56"/>
          <w:rFonts w:eastAsia="SimSun"/>
          <w:b w:val="0"/>
        </w:rPr>
        <w:t xml:space="preserve"> </w:t>
      </w:r>
      <w:r w:rsidR="00A52ABF">
        <w:rPr>
          <w:rStyle w:val="ListLabel56"/>
          <w:rFonts w:eastAsia="SimSun"/>
          <w:b w:val="0"/>
        </w:rPr>
        <w:t xml:space="preserve">службы механизации </w:t>
      </w:r>
      <w:r w:rsidR="00E5739C">
        <w:rPr>
          <w:rStyle w:val="ListLabel56"/>
          <w:rFonts w:eastAsia="SimSun"/>
          <w:b w:val="0"/>
        </w:rPr>
        <w:t>АК «Лабинский»</w:t>
      </w:r>
      <w:r w:rsidRPr="00461B46">
        <w:rPr>
          <w:rStyle w:val="ListLabel56"/>
          <w:rFonts w:eastAsia="SimSun"/>
          <w:b w:val="0"/>
        </w:rPr>
        <w:t>.</w:t>
      </w:r>
    </w:p>
    <w:p w14:paraId="4212108A" w14:textId="2CCB0950" w:rsidR="00547FDC" w:rsidRPr="00547FDC" w:rsidRDefault="00547FDC" w:rsidP="00B30B8C">
      <w:pPr>
        <w:pStyle w:val="2"/>
        <w:numPr>
          <w:ilvl w:val="2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ListLabel56"/>
          <w:rFonts w:eastAsia="SimSun"/>
          <w:b w:val="0"/>
        </w:rPr>
      </w:pPr>
      <w:r w:rsidRPr="00547FDC">
        <w:rPr>
          <w:rFonts w:ascii="Times New Roman" w:hAnsi="Times New Roman"/>
          <w:sz w:val="24"/>
        </w:rPr>
        <w:t>Ответственность за обеспечение выполнения требований Регламента несут руководители структурных подразделений Обществ.</w:t>
      </w:r>
    </w:p>
    <w:p w14:paraId="0C508995" w14:textId="3A18869D" w:rsidR="00547FDC" w:rsidRPr="00461B46" w:rsidRDefault="00547FDC" w:rsidP="00B30B8C">
      <w:pPr>
        <w:pStyle w:val="2"/>
        <w:numPr>
          <w:ilvl w:val="2"/>
          <w:numId w:val="5"/>
        </w:numPr>
        <w:tabs>
          <w:tab w:val="left" w:pos="284"/>
        </w:tabs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461B46">
        <w:rPr>
          <w:rStyle w:val="ListLabel56"/>
          <w:rFonts w:eastAsia="SimSun"/>
          <w:b w:val="0"/>
        </w:rPr>
        <w:t xml:space="preserve">Ответственность </w:t>
      </w:r>
      <w:r>
        <w:rPr>
          <w:rStyle w:val="ListLabel56"/>
          <w:rFonts w:eastAsia="SimSun"/>
          <w:b w:val="0"/>
        </w:rPr>
        <w:t>за выполнение</w:t>
      </w:r>
      <w:r w:rsidRPr="00461B46">
        <w:rPr>
          <w:rStyle w:val="ListLabel56"/>
          <w:rFonts w:eastAsia="SimSun"/>
          <w:b w:val="0"/>
        </w:rPr>
        <w:t xml:space="preserve"> требований Регламента несет Главный инженер, Заведующий нефтебазой, иные руководители АК «Лабинский», задействованные в процессе работы с ГСМ.</w:t>
      </w:r>
    </w:p>
    <w:p w14:paraId="2798F5E8" w14:textId="77777777" w:rsidR="00994878" w:rsidRPr="00352C35" w:rsidRDefault="00994878" w:rsidP="00B30B8C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35" w:name="_Toc222312061"/>
      <w:r w:rsidRPr="00352C35">
        <w:rPr>
          <w:rFonts w:ascii="Times New Roman" w:hAnsi="Times New Roman" w:cs="Times New Roman"/>
          <w:bCs w:val="0"/>
        </w:rPr>
        <w:t>Используемые</w:t>
      </w:r>
      <w:r w:rsidRPr="00352C35">
        <w:rPr>
          <w:rFonts w:ascii="Times New Roman" w:hAnsi="Times New Roman" w:cs="Times New Roman"/>
        </w:rPr>
        <w:t xml:space="preserve"> сокращения</w:t>
      </w:r>
      <w:bookmarkEnd w:id="25"/>
      <w:bookmarkEnd w:id="26"/>
      <w:bookmarkEnd w:id="27"/>
      <w:bookmarkEnd w:id="28"/>
      <w:bookmarkEnd w:id="29"/>
      <w:bookmarkEnd w:id="35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90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58"/>
        <w:gridCol w:w="7232"/>
      </w:tblGrid>
      <w:tr w:rsidR="00994878" w:rsidRPr="003E1612" w14:paraId="175B4363" w14:textId="77777777" w:rsidTr="00D37E86">
        <w:trPr>
          <w:trHeight w:val="201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1E80DA" w14:textId="77777777" w:rsidR="00994878" w:rsidRPr="003E1612" w:rsidRDefault="00994878" w:rsidP="00D37E86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Сокращение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5741EE2E" w14:textId="77777777" w:rsidR="00994878" w:rsidRPr="003E1612" w:rsidRDefault="00994878" w:rsidP="00D37E86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547FDC" w:rsidRPr="003E1612" w14:paraId="6ADF4924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26C2108" w14:textId="700975A3" w:rsidR="00547FDC" w:rsidRPr="00C35CFD" w:rsidRDefault="00547FDC" w:rsidP="00547FD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bookmarkStart w:id="36" w:name="_Hlk203139733"/>
            <w:r w:rsidRPr="00461B46">
              <w:rPr>
                <w:color w:val="auto"/>
                <w:szCs w:val="24"/>
              </w:rPr>
              <w:t>1С ДО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93BEC26" w14:textId="3FFF9B3E" w:rsidR="00547FDC" w:rsidRPr="00C35CFD" w:rsidRDefault="00547FDC" w:rsidP="00547FDC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61B46">
              <w:rPr>
                <w:szCs w:val="24"/>
              </w:rPr>
              <w:t>1С Документооборот</w:t>
            </w:r>
          </w:p>
        </w:tc>
      </w:tr>
      <w:tr w:rsidR="00666F5C" w:rsidRPr="003E1612" w14:paraId="2F2102A5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7D35FB0" w14:textId="7F0C7AA0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461B46">
              <w:rPr>
                <w:color w:val="auto"/>
                <w:szCs w:val="24"/>
              </w:rPr>
              <w:t>АК «Лабинский»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30AC47E" w14:textId="1CC945E3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61B46">
              <w:rPr>
                <w:szCs w:val="24"/>
              </w:rPr>
              <w:t>Агрокомплекс «Лабинский»</w:t>
            </w:r>
          </w:p>
        </w:tc>
      </w:tr>
      <w:tr w:rsidR="00666F5C" w:rsidRPr="003E1612" w14:paraId="36D4E4F0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23AC30" w14:textId="026E678C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461B46">
              <w:rPr>
                <w:color w:val="auto"/>
                <w:szCs w:val="24"/>
              </w:rPr>
              <w:t>ГСМ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0917226" w14:textId="6087052E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61B46">
              <w:rPr>
                <w:szCs w:val="24"/>
              </w:rPr>
              <w:t>Горюче-смазочные материалы</w:t>
            </w:r>
          </w:p>
        </w:tc>
      </w:tr>
      <w:tr w:rsidR="00666F5C" w:rsidRPr="003E1612" w14:paraId="5B675A05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DF32E8" w14:textId="53DA3CC3" w:rsidR="00666F5C" w:rsidRPr="00C35CFD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461B46">
              <w:rPr>
                <w:color w:val="auto"/>
                <w:szCs w:val="24"/>
              </w:rPr>
              <w:t>КПС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AB0CAF8" w14:textId="6FE8F494" w:rsidR="00666F5C" w:rsidRPr="00C35CFD" w:rsidRDefault="00666F5C" w:rsidP="00666F5C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61B46">
              <w:rPr>
                <w:szCs w:val="24"/>
              </w:rPr>
              <w:t>Контрольно-пропускная служба</w:t>
            </w:r>
          </w:p>
        </w:tc>
      </w:tr>
      <w:tr w:rsidR="00666F5C" w:rsidRPr="003E1612" w14:paraId="5A00536C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08D7209" w14:textId="348C328D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98512E">
              <w:rPr>
                <w:color w:val="auto"/>
                <w:szCs w:val="24"/>
              </w:rPr>
              <w:t>Механизатор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D5CBE61" w14:textId="017C24B1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Тракторист-машинист сельскохозяйственного производства</w:t>
            </w:r>
          </w:p>
        </w:tc>
      </w:tr>
      <w:tr w:rsidR="00666F5C" w:rsidRPr="003E1612" w14:paraId="27A4628D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E9F844E" w14:textId="05AE33DE" w:rsidR="00666F5C" w:rsidRPr="0098512E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СИ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8A39C00" w14:textId="07087430" w:rsidR="00666F5C" w:rsidRPr="004C2E05" w:rsidRDefault="00666F5C" w:rsidP="00666F5C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>
              <w:rPr>
                <w:szCs w:val="24"/>
              </w:rPr>
              <w:t>Средство измерения</w:t>
            </w:r>
          </w:p>
        </w:tc>
      </w:tr>
      <w:tr w:rsidR="00666F5C" w:rsidRPr="003E1612" w14:paraId="7162346C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02FD4A" w14:textId="7AF799EA" w:rsidR="00666F5C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461B46">
              <w:rPr>
                <w:color w:val="auto"/>
                <w:szCs w:val="24"/>
              </w:rPr>
              <w:t>ТТН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CBBF2E6" w14:textId="07D8A46A" w:rsidR="00666F5C" w:rsidRDefault="00666F5C" w:rsidP="00666F5C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61B46">
              <w:rPr>
                <w:szCs w:val="24"/>
              </w:rPr>
              <w:t>Товарно-транспортная накладная</w:t>
            </w:r>
          </w:p>
        </w:tc>
      </w:tr>
      <w:tr w:rsidR="00666F5C" w:rsidRPr="003E1612" w14:paraId="0C9D03D7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6BC0E9D" w14:textId="4E91ABB2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461B46">
              <w:rPr>
                <w:color w:val="auto"/>
                <w:szCs w:val="24"/>
              </w:rPr>
              <w:t>УПД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78962B9" w14:textId="45749A7D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61B46">
              <w:rPr>
                <w:szCs w:val="24"/>
              </w:rPr>
              <w:t>Универсальный передаточный документ</w:t>
            </w:r>
          </w:p>
        </w:tc>
      </w:tr>
      <w:tr w:rsidR="00666F5C" w:rsidRPr="003E1612" w14:paraId="5B17243C" w14:textId="77777777" w:rsidTr="00977322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FD97E2E" w14:textId="42D96F18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A50694">
              <w:rPr>
                <w:szCs w:val="24"/>
              </w:rPr>
              <w:t xml:space="preserve">Управляемое </w:t>
            </w:r>
            <w:r w:rsidRPr="00A50694">
              <w:rPr>
                <w:szCs w:val="24"/>
              </w:rPr>
              <w:lastRenderedPageBreak/>
              <w:t>общество, Общество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5CAAB36" w14:textId="2A87CE1A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A50694">
              <w:rPr>
                <w:szCs w:val="24"/>
              </w:rPr>
              <w:lastRenderedPageBreak/>
              <w:t xml:space="preserve">Юридическое лицо, находящееся в управлении ООО </w:t>
            </w:r>
            <w:r w:rsidRPr="00A50694">
              <w:rPr>
                <w:szCs w:val="24"/>
              </w:rPr>
              <w:lastRenderedPageBreak/>
              <w:t>«Агрокомплекс Лабинский»</w:t>
            </w:r>
          </w:p>
        </w:tc>
      </w:tr>
      <w:tr w:rsidR="00666F5C" w:rsidRPr="003E1612" w14:paraId="69BB5898" w14:textId="77777777" w:rsidTr="001461E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47583E0" w14:textId="15F7E5BD" w:rsidR="00666F5C" w:rsidRPr="00A50694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61B46">
              <w:rPr>
                <w:color w:val="auto"/>
                <w:szCs w:val="24"/>
              </w:rPr>
              <w:t>ЭДО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B50E703" w14:textId="31F80434" w:rsidR="00666F5C" w:rsidRPr="00A50694" w:rsidRDefault="00666F5C" w:rsidP="00666F5C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461B46">
              <w:rPr>
                <w:szCs w:val="24"/>
              </w:rPr>
              <w:t>Электронный документооборот</w:t>
            </w:r>
          </w:p>
        </w:tc>
      </w:tr>
    </w:tbl>
    <w:p w14:paraId="61AC042A" w14:textId="77777777" w:rsidR="00F53730" w:rsidRPr="00352C35" w:rsidRDefault="00711052" w:rsidP="00B30B8C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37" w:name="_Toc222312062"/>
      <w:bookmarkEnd w:id="36"/>
      <w:r w:rsidRPr="00352C35">
        <w:rPr>
          <w:rFonts w:ascii="Times New Roman" w:hAnsi="Times New Roman" w:cs="Times New Roman"/>
          <w:bCs w:val="0"/>
        </w:rPr>
        <w:t>Термины</w:t>
      </w:r>
      <w:r w:rsidRPr="00352C35">
        <w:rPr>
          <w:rFonts w:ascii="Times New Roman" w:hAnsi="Times New Roman" w:cs="Times New Roman"/>
        </w:rPr>
        <w:t xml:space="preserve"> и определения</w:t>
      </w:r>
      <w:bookmarkEnd w:id="30"/>
      <w:bookmarkEnd w:id="31"/>
      <w:bookmarkEnd w:id="32"/>
      <w:bookmarkEnd w:id="33"/>
      <w:bookmarkEnd w:id="34"/>
      <w:bookmarkEnd w:id="37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67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60"/>
        <w:gridCol w:w="7207"/>
      </w:tblGrid>
      <w:tr w:rsidR="007D2AA1" w:rsidRPr="003E1612" w14:paraId="5B28D43A" w14:textId="77777777" w:rsidTr="00AD1B6B"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7BF9FCF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Термин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D629CDE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7E6570" w:rsidRPr="003E1612" w14:paraId="69F29266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8629E45" w14:textId="49B649EE" w:rsidR="007E6570" w:rsidRPr="00AE3AB4" w:rsidRDefault="007E6570" w:rsidP="007E6570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bookmarkStart w:id="38" w:name="_Hlk203139986"/>
            <w:r w:rsidRPr="00461B46">
              <w:rPr>
                <w:bCs/>
                <w:szCs w:val="24"/>
              </w:rPr>
              <w:t>Автозаправочная станция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A5E97CF" w14:textId="1C82478F" w:rsidR="007E6570" w:rsidRPr="00AE3AB4" w:rsidRDefault="007E6570" w:rsidP="007E6570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461B46">
              <w:rPr>
                <w:szCs w:val="24"/>
              </w:rPr>
              <w:t>Место, предназначенное для заправки транспортных средств топливом</w:t>
            </w:r>
          </w:p>
        </w:tc>
      </w:tr>
      <w:tr w:rsidR="00666F5C" w:rsidRPr="003E1612" w14:paraId="79DC38AA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AE441F9" w14:textId="14F11EAC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>
              <w:rPr>
                <w:color w:val="000000"/>
                <w:szCs w:val="24"/>
              </w:rPr>
              <w:t>Автоцистерна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C3A6A0" w14:textId="013272FF" w:rsidR="00666F5C" w:rsidRPr="00461B46" w:rsidRDefault="00666F5C" w:rsidP="00666F5C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С</w:t>
            </w:r>
            <w:r w:rsidRPr="001C102E">
              <w:rPr>
                <w:szCs w:val="24"/>
              </w:rPr>
              <w:t>пециализированное транспортное средство, оборудованное герметичным резервуаром для перевозки жидкостей (топлива, нефтепродуктов, воды и др.) автомобильным транспортом.</w:t>
            </w:r>
          </w:p>
        </w:tc>
      </w:tr>
      <w:tr w:rsidR="00666F5C" w:rsidRPr="003E1612" w14:paraId="110A63F8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B58E444" w14:textId="69E770FD" w:rsidR="00666F5C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Горюче-смазочные материалы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C39D0C2" w14:textId="640B3B83" w:rsidR="00666F5C" w:rsidRDefault="00666F5C" w:rsidP="00666F5C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Ж</w:t>
            </w:r>
            <w:r w:rsidRPr="001C102E">
              <w:rPr>
                <w:szCs w:val="24"/>
              </w:rPr>
              <w:t>идкие вещества, используемые в качестве топлива и смазочных материалов для двигателей внутреннего сгорания и механизмов транспортных средств и оборудования. Включают бензин, дизельное топливо, масла, смазки и специальные жидкости, обеспечивающие работу техники и предотвращение износа деталей</w:t>
            </w:r>
          </w:p>
        </w:tc>
      </w:tr>
      <w:tr w:rsidR="00666F5C" w:rsidRPr="003E1612" w14:paraId="6310255B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C71C09F" w14:textId="5C31D261" w:rsidR="00666F5C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bCs/>
                <w:szCs w:val="24"/>
              </w:rPr>
              <w:t>Заведующий нефтебазой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2F7449E" w14:textId="686E883B" w:rsidR="00666F5C" w:rsidRDefault="00666F5C" w:rsidP="00666F5C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98512E">
              <w:rPr>
                <w:szCs w:val="24"/>
              </w:rPr>
              <w:t xml:space="preserve">В рамках </w:t>
            </w:r>
            <w:r w:rsidR="003B6FE4">
              <w:rPr>
                <w:szCs w:val="24"/>
              </w:rPr>
              <w:t>настоящего</w:t>
            </w:r>
            <w:r w:rsidRPr="0098512E">
              <w:rPr>
                <w:szCs w:val="24"/>
              </w:rPr>
              <w:t xml:space="preserve"> регламента принимается любое лицо, ответственное за хранение, отпуск и учет горюче-смазочных материалов.</w:t>
            </w:r>
          </w:p>
        </w:tc>
      </w:tr>
      <w:tr w:rsidR="00666F5C" w:rsidRPr="003E1612" w14:paraId="488F96D7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1F5CF6" w14:textId="37E866D4" w:rsidR="00666F5C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>
              <w:rPr>
                <w:color w:val="000000"/>
                <w:szCs w:val="24"/>
              </w:rPr>
              <w:t>Механические примеси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F3DFFEA" w14:textId="69BD9EB1" w:rsidR="00666F5C" w:rsidRPr="0098512E" w:rsidRDefault="00666F5C" w:rsidP="00666F5C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Т</w:t>
            </w:r>
            <w:r w:rsidRPr="001C102E">
              <w:rPr>
                <w:szCs w:val="24"/>
              </w:rPr>
              <w:t>вердые частицы посторонних веществ (песок, пыль, грязь, металлическая стружка и т.п.)</w:t>
            </w:r>
            <w:r>
              <w:rPr>
                <w:szCs w:val="24"/>
              </w:rPr>
              <w:t>.</w:t>
            </w:r>
          </w:p>
        </w:tc>
      </w:tr>
      <w:tr w:rsidR="00666F5C" w:rsidRPr="003E1612" w14:paraId="24C725C7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1406A6F" w14:textId="0F7F5072" w:rsidR="00666F5C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61B46">
              <w:rPr>
                <w:bCs/>
                <w:szCs w:val="24"/>
              </w:rPr>
              <w:t>Нефтебаза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F3FFC85" w14:textId="223DE016" w:rsidR="00666F5C" w:rsidRDefault="00666F5C" w:rsidP="00666F5C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К</w:t>
            </w:r>
            <w:r w:rsidRPr="001C102E">
              <w:rPr>
                <w:szCs w:val="24"/>
              </w:rPr>
              <w:t>омплекс сооружений для приема, хранения, перегрузки и отпуска нефти и нефтепродуктов</w:t>
            </w:r>
          </w:p>
        </w:tc>
      </w:tr>
      <w:tr w:rsidR="00666F5C" w:rsidRPr="003E1612" w14:paraId="179E76F4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B4332DF" w14:textId="0F0D8DFC" w:rsidR="00666F5C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Подтоварная вода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C0359F3" w14:textId="160CBBA4" w:rsidR="00666F5C" w:rsidRDefault="00666F5C" w:rsidP="00666F5C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С</w:t>
            </w:r>
            <w:r w:rsidRPr="0098512E">
              <w:rPr>
                <w:szCs w:val="24"/>
              </w:rPr>
              <w:t>лой воды, находящийся на дне топливных резервуаров, образующийся вследствие попадания атмосферных осадков, конденсата или иных факторов</w:t>
            </w:r>
          </w:p>
        </w:tc>
      </w:tr>
      <w:tr w:rsidR="00666F5C" w:rsidRPr="003E1612" w14:paraId="77661A00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A15A146" w14:textId="530835D1" w:rsidR="00666F5C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Средство измерения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AD8BA0B" w14:textId="08DDA12E" w:rsidR="00666F5C" w:rsidRDefault="003B6FE4" w:rsidP="00666F5C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t>Т</w:t>
            </w:r>
            <w:r w:rsidR="00666F5C" w:rsidRPr="001C102E">
              <w:t xml:space="preserve">ехническое устройство, </w:t>
            </w:r>
            <w:r w:rsidR="00666F5C">
              <w:t>предназначенное</w:t>
            </w:r>
            <w:r w:rsidR="00666F5C" w:rsidRPr="001C102E">
              <w:t xml:space="preserve"> для точного определения величины какого-либо параметра (например, веса, объема, температуры).</w:t>
            </w:r>
            <w:r w:rsidR="00666F5C">
              <w:t xml:space="preserve"> </w:t>
            </w:r>
            <w:r w:rsidR="00666F5C" w:rsidRPr="001C102E">
              <w:t>Средства измерений подлежат обязательной сертификации и включаются в государственный реестр утвержденных типов средств измерений.</w:t>
            </w:r>
          </w:p>
        </w:tc>
      </w:tr>
      <w:tr w:rsidR="00666F5C" w:rsidRPr="003E1612" w14:paraId="232AA6DA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5ED49D3" w14:textId="1483F9B6" w:rsidR="00666F5C" w:rsidRDefault="00666F5C" w:rsidP="00666F5C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61B46">
              <w:rPr>
                <w:bCs/>
                <w:szCs w:val="24"/>
              </w:rPr>
              <w:t>С</w:t>
            </w:r>
            <w:r w:rsidRPr="00461B46">
              <w:rPr>
                <w:szCs w:val="24"/>
              </w:rPr>
              <w:t>тационарный пункт заправки машин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B360A01" w14:textId="260F6827" w:rsidR="00666F5C" w:rsidRPr="001C102E" w:rsidRDefault="00666F5C" w:rsidP="00666F5C">
            <w:pPr>
              <w:pStyle w:val="affe"/>
              <w:widowControl w:val="0"/>
              <w:spacing w:before="0" w:after="0"/>
              <w:ind w:left="0"/>
            </w:pPr>
            <w:r w:rsidRPr="00461B46">
              <w:rPr>
                <w:szCs w:val="24"/>
              </w:rPr>
              <w:t>Место для заправки автомашин на нефтебазе</w:t>
            </w:r>
          </w:p>
        </w:tc>
      </w:tr>
      <w:tr w:rsidR="003B6FE4" w:rsidRPr="003E1612" w14:paraId="4EF91ACE" w14:textId="77777777" w:rsidTr="0061351E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59F0EA6" w14:textId="11F85972" w:rsidR="003B6FE4" w:rsidRPr="00AE3AB4" w:rsidRDefault="003B6FE4" w:rsidP="003B6FE4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bookmarkStart w:id="39" w:name="_Hlk220655296"/>
            <w:r w:rsidRPr="00461B46">
              <w:rPr>
                <w:bCs/>
                <w:szCs w:val="24"/>
              </w:rPr>
              <w:t>Тарирование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201ED4A" w14:textId="3C60D124" w:rsidR="003B6FE4" w:rsidRPr="00AE3AB4" w:rsidRDefault="003B6FE4" w:rsidP="003B6FE4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461B46">
              <w:rPr>
                <w:szCs w:val="24"/>
              </w:rPr>
              <w:t>Процесс калибровки и настройки измерительного прибора для отображения массы, веса с учетом массы тары</w:t>
            </w:r>
          </w:p>
        </w:tc>
      </w:tr>
      <w:tr w:rsidR="003B6FE4" w:rsidRPr="003E1612" w14:paraId="00CC5EC7" w14:textId="77777777" w:rsidTr="0061351E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B8C2171" w14:textId="4842859B" w:rsidR="003B6FE4" w:rsidRPr="003B6FE4" w:rsidRDefault="003B6FE4" w:rsidP="003B6FE4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color w:val="auto"/>
                <w:szCs w:val="24"/>
              </w:rPr>
            </w:pPr>
            <w:r w:rsidRPr="003B6FE4">
              <w:rPr>
                <w:color w:val="auto"/>
                <w:szCs w:val="24"/>
              </w:rPr>
              <w:t>Техника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EBA958" w14:textId="3B0C5484" w:rsidR="003B6FE4" w:rsidRPr="003B6FE4" w:rsidRDefault="003B6FE4" w:rsidP="003B6FE4">
            <w:pPr>
              <w:pStyle w:val="affe"/>
              <w:widowControl w:val="0"/>
              <w:spacing w:before="0" w:after="0"/>
              <w:ind w:left="0"/>
              <w:rPr>
                <w:color w:val="auto"/>
                <w:szCs w:val="24"/>
              </w:rPr>
            </w:pPr>
            <w:r w:rsidRPr="003B6FE4">
              <w:rPr>
                <w:color w:val="auto"/>
                <w:shd w:val="clear" w:color="auto" w:fill="FFFFFF"/>
              </w:rPr>
              <w:t>В рамках настоящего регламента используется для обозначения сельскохозяйственной и специализированной техники при описании правил, применимых в одинаковой мере к обоим видам техники</w:t>
            </w:r>
          </w:p>
        </w:tc>
      </w:tr>
      <w:tr w:rsidR="003B6FE4" w:rsidRPr="003E1612" w14:paraId="5F8D9229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FC9BFB8" w14:textId="6B7CB897" w:rsidR="003B6FE4" w:rsidRPr="00AE3AB4" w:rsidRDefault="003B6FE4" w:rsidP="003B6FE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Топливозаправщик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CC425" w14:textId="2AC26F65" w:rsidR="003B6FE4" w:rsidRPr="00AE3AB4" w:rsidRDefault="003B6FE4" w:rsidP="003B6FE4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С</w:t>
            </w:r>
            <w:r w:rsidRPr="001C102E">
              <w:rPr>
                <w:szCs w:val="24"/>
              </w:rPr>
              <w:t>пециальное автотранспортное средство, оснащённое оборудованием для транспортировки, хранения и заправки топливом транспортных средств</w:t>
            </w:r>
          </w:p>
        </w:tc>
      </w:tr>
      <w:tr w:rsidR="003B6FE4" w:rsidRPr="003E1612" w14:paraId="06CEF289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9E747B8" w14:textId="71C03868" w:rsidR="003B6FE4" w:rsidRPr="00AE3AB4" w:rsidRDefault="003B6FE4" w:rsidP="003B6FE4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Тракторист-машинист сельскохозяйственного производства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73090" w14:textId="32F9B9AD" w:rsidR="003B6FE4" w:rsidRPr="00F05DCA" w:rsidRDefault="003B6FE4" w:rsidP="003B6FE4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4C2E05">
              <w:rPr>
                <w:color w:val="000000"/>
              </w:rPr>
              <w:t>Лицо, управляющее сельскохозяйственной техникой</w:t>
            </w:r>
          </w:p>
        </w:tc>
      </w:tr>
      <w:bookmarkEnd w:id="38"/>
      <w:bookmarkEnd w:id="39"/>
    </w:tbl>
    <w:p w14:paraId="7A6E4746" w14:textId="666310EF" w:rsidR="00F53730" w:rsidRDefault="00711052">
      <w:pPr>
        <w:spacing w:after="160" w:line="259" w:lineRule="auto"/>
        <w:ind w:left="0"/>
        <w:jc w:val="left"/>
      </w:pPr>
      <w:r>
        <w:br w:type="page"/>
      </w:r>
    </w:p>
    <w:p w14:paraId="2D178CE1" w14:textId="446BDB5A" w:rsidR="00740C94" w:rsidRPr="00352C35" w:rsidRDefault="00740C94" w:rsidP="00B30B8C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40" w:name="_Toc191913258"/>
      <w:bookmarkStart w:id="41" w:name="_Toc199403897"/>
      <w:bookmarkStart w:id="42" w:name="_Toc222312063"/>
      <w:r>
        <w:rPr>
          <w:rFonts w:ascii="Times New Roman" w:hAnsi="Times New Roman" w:cs="Times New Roman"/>
        </w:rPr>
        <w:lastRenderedPageBreak/>
        <w:t>Нормативные ссылки</w:t>
      </w:r>
      <w:bookmarkEnd w:id="40"/>
      <w:bookmarkEnd w:id="41"/>
      <w:bookmarkEnd w:id="42"/>
    </w:p>
    <w:p w14:paraId="7B84505A" w14:textId="4E6A3601" w:rsidR="00740C94" w:rsidRPr="003E1612" w:rsidRDefault="00740C94" w:rsidP="00B30B8C">
      <w:pPr>
        <w:pStyle w:val="2"/>
        <w:numPr>
          <w:ilvl w:val="2"/>
          <w:numId w:val="5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bookmarkStart w:id="43" w:name="%2525252525D0%252525252592%2525252525D0%"/>
      <w:bookmarkEnd w:id="43"/>
      <w:r>
        <w:rPr>
          <w:rFonts w:ascii="Times New Roman" w:hAnsi="Times New Roman"/>
          <w:sz w:val="24"/>
        </w:rPr>
        <w:t>Внешние</w:t>
      </w:r>
      <w:r w:rsidRPr="003E1612">
        <w:rPr>
          <w:rFonts w:ascii="Times New Roman" w:hAnsi="Times New Roman"/>
          <w:sz w:val="24"/>
        </w:rPr>
        <w:t xml:space="preserve"> документы</w:t>
      </w:r>
    </w:p>
    <w:tbl>
      <w:tblPr>
        <w:tblW w:w="935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09"/>
        <w:gridCol w:w="2268"/>
        <w:gridCol w:w="6380"/>
      </w:tblGrid>
      <w:tr w:rsidR="00740C94" w:rsidRPr="003E1612" w14:paraId="746582AF" w14:textId="77777777" w:rsidTr="00A60849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1E0B9661" w14:textId="77777777" w:rsidR="00740C94" w:rsidRPr="003E1612" w:rsidRDefault="00740C94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№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3D94C4E8" w14:textId="77777777" w:rsidR="00740C94" w:rsidRPr="003E1612" w:rsidRDefault="00740C94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Код</w:t>
            </w: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0F52BE91" w14:textId="77777777" w:rsidR="00740C94" w:rsidRPr="003E1612" w:rsidRDefault="00740C94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Наименование документа</w:t>
            </w:r>
          </w:p>
        </w:tc>
      </w:tr>
      <w:tr w:rsidR="00666F5C" w:rsidRPr="003E1612" w14:paraId="31DAB68A" w14:textId="77777777" w:rsidTr="00A52A53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E0D8B47" w14:textId="3DBF96AF" w:rsidR="00666F5C" w:rsidRPr="003E1612" w:rsidRDefault="00670FC2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bookmarkStart w:id="44" w:name="_Hlk219971250"/>
            <w:r>
              <w:rPr>
                <w:bCs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8A4DCCA" w14:textId="77777777" w:rsidR="00666F5C" w:rsidRPr="003E1612" w:rsidRDefault="00666F5C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7B6FB7D" w14:textId="1DF7BBBF" w:rsidR="00666F5C" w:rsidRPr="00461B46" w:rsidRDefault="00666F5C" w:rsidP="007E71F3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Style w:val="ListLabel56"/>
                <w:rFonts w:eastAsia="SimSun"/>
                <w:b w:val="0"/>
                <w:bCs/>
              </w:rPr>
            </w:pPr>
            <w:r w:rsidRPr="00461B46">
              <w:rPr>
                <w:rStyle w:val="ListLabel56"/>
                <w:rFonts w:eastAsia="SimSun"/>
                <w:b w:val="0"/>
                <w:bCs/>
              </w:rPr>
              <w:t xml:space="preserve">ГОСТ 3900 - </w:t>
            </w:r>
            <w:r>
              <w:rPr>
                <w:rStyle w:val="ListLabel56"/>
                <w:rFonts w:eastAsia="SimSun"/>
                <w:b w:val="0"/>
                <w:bCs/>
              </w:rPr>
              <w:t>2022</w:t>
            </w:r>
            <w:r w:rsidRPr="00461B46">
              <w:rPr>
                <w:rStyle w:val="ListLabel56"/>
                <w:rFonts w:eastAsia="SimSun"/>
                <w:b w:val="0"/>
                <w:bCs/>
              </w:rPr>
              <w:t xml:space="preserve"> «Нефть и нефтепродукты. Методы определения плотности»</w:t>
            </w:r>
          </w:p>
        </w:tc>
      </w:tr>
      <w:tr w:rsidR="00666F5C" w:rsidRPr="003E1612" w14:paraId="2DE1DE45" w14:textId="77777777" w:rsidTr="00A52A53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4FA62F4" w14:textId="7A049E73" w:rsidR="00666F5C" w:rsidRPr="003E1612" w:rsidRDefault="00670FC2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4B2D760" w14:textId="77777777" w:rsidR="00666F5C" w:rsidRPr="003E1612" w:rsidRDefault="00666F5C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BFD4236" w14:textId="2B3D69BB" w:rsidR="00666F5C" w:rsidRPr="00461B46" w:rsidRDefault="00666F5C" w:rsidP="007E71F3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Style w:val="ListLabel56"/>
                <w:rFonts w:eastAsia="SimSun"/>
                <w:b w:val="0"/>
                <w:bCs/>
              </w:rPr>
            </w:pPr>
            <w:r w:rsidRPr="00461B46">
              <w:rPr>
                <w:rStyle w:val="ListLabel56"/>
                <w:rFonts w:eastAsia="SimSun"/>
                <w:b w:val="0"/>
                <w:bCs/>
              </w:rPr>
              <w:t>ГОСТ 52659 - 2006 «Нефть и нефтепродукты. Методы ручного отбора проб»</w:t>
            </w:r>
          </w:p>
        </w:tc>
      </w:tr>
      <w:tr w:rsidR="00666F5C" w:rsidRPr="003E1612" w14:paraId="5FDB22E3" w14:textId="77777777" w:rsidTr="00A52A53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55ADA13" w14:textId="1E3F8AAE" w:rsidR="00666F5C" w:rsidRPr="003E1612" w:rsidRDefault="00670FC2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96CB84F" w14:textId="77777777" w:rsidR="00666F5C" w:rsidRPr="003E1612" w:rsidRDefault="00666F5C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AE78B63" w14:textId="5685EF69" w:rsidR="00666F5C" w:rsidRPr="00461B46" w:rsidRDefault="00666F5C" w:rsidP="007E71F3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Style w:val="ListLabel56"/>
                <w:rFonts w:eastAsia="SimSun"/>
                <w:b w:val="0"/>
                <w:bCs/>
              </w:rPr>
            </w:pPr>
            <w:r w:rsidRPr="00461B46">
              <w:rPr>
                <w:rStyle w:val="ListLabel56"/>
                <w:rFonts w:eastAsia="SimSun"/>
                <w:b w:val="0"/>
                <w:bCs/>
              </w:rPr>
              <w:t>ГОСТ Р8.</w:t>
            </w:r>
            <w:r>
              <w:rPr>
                <w:rStyle w:val="ListLabel56"/>
                <w:rFonts w:eastAsia="SimSun"/>
                <w:b w:val="0"/>
                <w:bCs/>
              </w:rPr>
              <w:t>587</w:t>
            </w:r>
            <w:r w:rsidRPr="00461B46">
              <w:rPr>
                <w:rStyle w:val="ListLabel56"/>
                <w:rFonts w:eastAsia="SimSun"/>
                <w:b w:val="0"/>
                <w:bCs/>
              </w:rPr>
              <w:t xml:space="preserve"> - 20</w:t>
            </w:r>
            <w:r>
              <w:rPr>
                <w:rStyle w:val="ListLabel56"/>
                <w:rFonts w:eastAsia="SimSun"/>
                <w:b w:val="0"/>
                <w:bCs/>
              </w:rPr>
              <w:t>19</w:t>
            </w:r>
            <w:r w:rsidRPr="00461B46">
              <w:rPr>
                <w:rStyle w:val="ListLabel56"/>
                <w:rFonts w:eastAsia="SimSun"/>
                <w:b w:val="0"/>
                <w:bCs/>
              </w:rPr>
              <w:t xml:space="preserve"> «Масса нефти и нефтепродуктов»</w:t>
            </w:r>
          </w:p>
        </w:tc>
      </w:tr>
      <w:tr w:rsidR="00666F5C" w:rsidRPr="003E1612" w14:paraId="7AA69EC9" w14:textId="77777777" w:rsidTr="00A52A53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C72A550" w14:textId="06B7F414" w:rsidR="00666F5C" w:rsidRPr="003E1612" w:rsidRDefault="00670FC2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53CDED5" w14:textId="77777777" w:rsidR="00666F5C" w:rsidRPr="003E1612" w:rsidRDefault="00666F5C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3D5303" w14:textId="7537533D" w:rsidR="00666F5C" w:rsidRPr="00461B46" w:rsidRDefault="00666F5C" w:rsidP="00666F5C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Style w:val="ListLabel56"/>
                <w:rFonts w:eastAsia="SimSun"/>
                <w:b w:val="0"/>
                <w:bCs/>
              </w:rPr>
            </w:pPr>
            <w:r w:rsidRPr="00461B46">
              <w:rPr>
                <w:rStyle w:val="ListLabel56"/>
                <w:rFonts w:eastAsia="SimSun"/>
                <w:b w:val="0"/>
                <w:bCs/>
              </w:rPr>
              <w:t xml:space="preserve">Инструкции </w:t>
            </w:r>
            <w:proofErr w:type="spellStart"/>
            <w:r w:rsidRPr="00461B46">
              <w:rPr>
                <w:rStyle w:val="ListLabel56"/>
                <w:rFonts w:eastAsia="SimSun"/>
                <w:b w:val="0"/>
                <w:bCs/>
              </w:rPr>
              <w:t>Госкомнефтепродукта</w:t>
            </w:r>
            <w:proofErr w:type="spellEnd"/>
            <w:r w:rsidRPr="00461B46">
              <w:rPr>
                <w:rStyle w:val="ListLabel56"/>
                <w:rFonts w:eastAsia="SimSun"/>
                <w:b w:val="0"/>
                <w:bCs/>
              </w:rPr>
              <w:t xml:space="preserve"> СССР от 15.08.1985 «О порядке поступления, хранения, отпуска и учета нефти и н</w:t>
            </w:r>
            <w:r w:rsidRPr="00461B46">
              <w:rPr>
                <w:rStyle w:val="ListLabel56"/>
                <w:rFonts w:eastAsia="SimSun"/>
                <w:b w:val="0"/>
              </w:rPr>
              <w:t>ефтепродуктов</w:t>
            </w:r>
            <w:r w:rsidRPr="00461B46">
              <w:rPr>
                <w:rStyle w:val="ListLabel56"/>
                <w:rFonts w:eastAsia="SimSun"/>
                <w:b w:val="0"/>
                <w:bCs/>
              </w:rPr>
              <w:t xml:space="preserve"> на нефтебазах, наливных пунктах и автозаправочных станциях»</w:t>
            </w:r>
          </w:p>
        </w:tc>
      </w:tr>
      <w:tr w:rsidR="00666F5C" w:rsidRPr="003E1612" w14:paraId="08869031" w14:textId="77777777" w:rsidTr="00A52A53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E6D2CE1" w14:textId="5A1B65F3" w:rsidR="00666F5C" w:rsidRPr="003E1612" w:rsidRDefault="00670FC2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D5F8D81" w14:textId="77777777" w:rsidR="00666F5C" w:rsidRPr="003E1612" w:rsidRDefault="00666F5C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5C45890" w14:textId="5656899D" w:rsidR="00666F5C" w:rsidRPr="00461B46" w:rsidRDefault="00666F5C" w:rsidP="00666F5C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Style w:val="ListLabel56"/>
                <w:rFonts w:eastAsia="SimSun"/>
                <w:b w:val="0"/>
                <w:bCs/>
              </w:rPr>
            </w:pPr>
            <w:r w:rsidRPr="00461B46">
              <w:rPr>
                <w:rStyle w:val="ListLabel56"/>
                <w:rFonts w:eastAsia="SimSun"/>
                <w:b w:val="0"/>
                <w:bCs/>
              </w:rPr>
              <w:t>Методически</w:t>
            </w:r>
            <w:r>
              <w:rPr>
                <w:rStyle w:val="ListLabel56"/>
                <w:rFonts w:eastAsia="SimSun"/>
                <w:b w:val="0"/>
                <w:bCs/>
              </w:rPr>
              <w:t>е</w:t>
            </w:r>
            <w:r w:rsidRPr="00461B46">
              <w:rPr>
                <w:rStyle w:val="ListLabel56"/>
                <w:rFonts w:eastAsia="SimSun"/>
                <w:b w:val="0"/>
                <w:bCs/>
              </w:rPr>
              <w:t xml:space="preserve"> рекомендаций Минсельхоза РФ от 16.05.2005 «По бухгалтерскому учёту ГСМ в сельскохозяйственных организациях»</w:t>
            </w:r>
          </w:p>
        </w:tc>
      </w:tr>
      <w:tr w:rsidR="00666F5C" w:rsidRPr="003E1612" w14:paraId="7B56EF38" w14:textId="77777777" w:rsidTr="00A52A53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E052DB6" w14:textId="68230E71" w:rsidR="00666F5C" w:rsidRPr="003E1612" w:rsidRDefault="00670FC2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7B78CA9" w14:textId="77777777" w:rsidR="00666F5C" w:rsidRPr="003E1612" w:rsidRDefault="00666F5C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79C1ED0" w14:textId="53B2407F" w:rsidR="00666F5C" w:rsidRPr="00461B46" w:rsidRDefault="00666F5C" w:rsidP="00666F5C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Style w:val="ListLabel56"/>
                <w:rFonts w:eastAsia="SimSun"/>
                <w:b w:val="0"/>
                <w:bCs/>
              </w:rPr>
            </w:pPr>
            <w:r w:rsidRPr="00461B46">
              <w:rPr>
                <w:rStyle w:val="ListLabel56"/>
                <w:rFonts w:eastAsia="SimSun"/>
                <w:b w:val="0"/>
                <w:bCs/>
              </w:rPr>
              <w:t>Приказа Минэнерго РФ и Минтранса РФ от 01.11.2010 «Об утверждении норм естественной убыли нефти и н</w:t>
            </w:r>
            <w:r w:rsidRPr="00461B46">
              <w:rPr>
                <w:rStyle w:val="ListLabel56"/>
                <w:rFonts w:eastAsia="SimSun"/>
                <w:b w:val="0"/>
              </w:rPr>
              <w:t xml:space="preserve">ефтепродуктов </w:t>
            </w:r>
            <w:r w:rsidRPr="00461B46">
              <w:rPr>
                <w:rStyle w:val="ListLabel56"/>
                <w:rFonts w:eastAsia="SimSun"/>
                <w:b w:val="0"/>
                <w:bCs/>
              </w:rPr>
              <w:t>при перевозке транспортом»</w:t>
            </w:r>
          </w:p>
        </w:tc>
      </w:tr>
      <w:tr w:rsidR="00666F5C" w:rsidRPr="003E1612" w14:paraId="3A0E8535" w14:textId="77777777" w:rsidTr="00A52A53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BBC1FEA" w14:textId="23EDE5DC" w:rsidR="00666F5C" w:rsidRPr="003E1612" w:rsidRDefault="00670FC2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7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214106" w14:textId="77777777" w:rsidR="00666F5C" w:rsidRPr="003E1612" w:rsidRDefault="00666F5C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5C88E79" w14:textId="48D51441" w:rsidR="00666F5C" w:rsidRPr="00461B46" w:rsidRDefault="00666F5C" w:rsidP="00666F5C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Style w:val="ListLabel56"/>
                <w:rFonts w:eastAsia="SimSun"/>
                <w:b w:val="0"/>
                <w:bCs/>
              </w:rPr>
            </w:pPr>
            <w:r w:rsidRPr="00461B46">
              <w:rPr>
                <w:rStyle w:val="ListLabel56"/>
                <w:rFonts w:eastAsia="SimSun"/>
                <w:b w:val="0"/>
                <w:bCs/>
              </w:rPr>
              <w:t>Приказа Минэнерго РФ от 13.08.2009 № 364 «Об утверждении норм естественной убыли не</w:t>
            </w:r>
            <w:r w:rsidRPr="00461B46">
              <w:rPr>
                <w:rStyle w:val="ListLabel56"/>
                <w:rFonts w:eastAsia="SimSun"/>
                <w:b w:val="0"/>
              </w:rPr>
              <w:t>фтепродуктов</w:t>
            </w:r>
            <w:r w:rsidRPr="00461B46">
              <w:rPr>
                <w:rStyle w:val="ListLabel56"/>
                <w:rFonts w:eastAsia="SimSun"/>
                <w:b w:val="0"/>
                <w:bCs/>
              </w:rPr>
              <w:t xml:space="preserve"> при хранении»</w:t>
            </w:r>
          </w:p>
        </w:tc>
      </w:tr>
      <w:tr w:rsidR="00666F5C" w:rsidRPr="003E1612" w14:paraId="40D0ACB0" w14:textId="77777777" w:rsidTr="00A52A53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67A17E4" w14:textId="7897F678" w:rsidR="00666F5C" w:rsidRPr="003E1612" w:rsidRDefault="00670FC2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8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4F34CC9" w14:textId="77777777" w:rsidR="00666F5C" w:rsidRPr="003E1612" w:rsidRDefault="00666F5C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4D59561" w14:textId="68087939" w:rsidR="00666F5C" w:rsidRPr="00461B46" w:rsidRDefault="00666F5C" w:rsidP="00666F5C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Style w:val="ListLabel56"/>
                <w:rFonts w:eastAsia="SimSun"/>
                <w:b w:val="0"/>
                <w:bCs/>
              </w:rPr>
            </w:pPr>
            <w:r w:rsidRPr="00461B46">
              <w:rPr>
                <w:rStyle w:val="ListLabel56"/>
                <w:rFonts w:eastAsia="SimSun"/>
                <w:b w:val="0"/>
                <w:bCs/>
              </w:rPr>
              <w:t>Федерального закона от 06.12.2011 № 402-ФЗ «О бухгалтерском учёте»</w:t>
            </w:r>
          </w:p>
        </w:tc>
      </w:tr>
      <w:tr w:rsidR="00666F5C" w:rsidRPr="003E1612" w14:paraId="3C0DEE32" w14:textId="77777777" w:rsidTr="00A52A53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52E0F9" w14:textId="78D759B8" w:rsidR="00666F5C" w:rsidRPr="003E1612" w:rsidRDefault="00670FC2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9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58D9C5B" w14:textId="77777777" w:rsidR="00666F5C" w:rsidRPr="003E1612" w:rsidRDefault="00666F5C" w:rsidP="00666F5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4B4181C" w14:textId="20DB400A" w:rsidR="00666F5C" w:rsidRPr="00740C94" w:rsidRDefault="00666F5C" w:rsidP="00666F5C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461B46">
              <w:rPr>
                <w:rStyle w:val="ListLabel56"/>
                <w:rFonts w:eastAsia="SimSun"/>
                <w:b w:val="0"/>
                <w:bCs/>
              </w:rPr>
              <w:t>Федерального закона от 27.12.2002 № 184-ФЗ «О техническом регулировании»</w:t>
            </w:r>
          </w:p>
        </w:tc>
      </w:tr>
    </w:tbl>
    <w:bookmarkEnd w:id="44"/>
    <w:p w14:paraId="731D943F" w14:textId="6846979F" w:rsidR="00EA727A" w:rsidRDefault="00EA727A" w:rsidP="00B30B8C">
      <w:pPr>
        <w:pStyle w:val="2"/>
        <w:numPr>
          <w:ilvl w:val="2"/>
          <w:numId w:val="5"/>
        </w:numPr>
        <w:spacing w:after="0" w:line="360" w:lineRule="auto"/>
        <w:contextualSpacing/>
        <w:rPr>
          <w:rFonts w:ascii="Times New Roman" w:hAnsi="Times New Roman"/>
          <w:sz w:val="24"/>
        </w:rPr>
      </w:pPr>
      <w:r w:rsidRPr="007C3B67">
        <w:rPr>
          <w:rFonts w:ascii="Times New Roman" w:hAnsi="Times New Roman"/>
          <w:sz w:val="24"/>
        </w:rPr>
        <w:t>Внутренние документы</w:t>
      </w:r>
    </w:p>
    <w:tbl>
      <w:tblPr>
        <w:tblW w:w="935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09"/>
        <w:gridCol w:w="2268"/>
        <w:gridCol w:w="6380"/>
      </w:tblGrid>
      <w:tr w:rsidR="00EA727A" w:rsidRPr="003E1612" w14:paraId="00345A3D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76778C74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№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63542983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Код</w:t>
            </w: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2EC96BAB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Наименование документа</w:t>
            </w:r>
          </w:p>
        </w:tc>
      </w:tr>
      <w:tr w:rsidR="00666F5C" w:rsidRPr="003E1612" w14:paraId="7978EF8F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18D4F51" w14:textId="54CADC34" w:rsidR="00666F5C" w:rsidRPr="003E1612" w:rsidRDefault="00666F5C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bookmarkStart w:id="45" w:name="_Hlk219971454"/>
            <w:r>
              <w:rPr>
                <w:bCs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528B37D" w14:textId="77777777" w:rsidR="00666F5C" w:rsidRPr="003E1612" w:rsidRDefault="00666F5C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57A8CD0" w14:textId="30E130CE" w:rsidR="00666F5C" w:rsidRPr="007E71F3" w:rsidRDefault="00666F5C" w:rsidP="007E71F3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7E71F3">
              <w:rPr>
                <w:rFonts w:ascii="Times New Roman" w:hAnsi="Times New Roman"/>
                <w:sz w:val="24"/>
              </w:rPr>
              <w:t>Регламент выбора поставщика ТМЦ/работ/услуг</w:t>
            </w:r>
          </w:p>
        </w:tc>
      </w:tr>
      <w:tr w:rsidR="00666F5C" w:rsidRPr="003E1612" w14:paraId="6C9A1F0A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3E2613B" w14:textId="056EA27E" w:rsidR="00666F5C" w:rsidRPr="003E1612" w:rsidRDefault="00666F5C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EB8D626" w14:textId="77777777" w:rsidR="00666F5C" w:rsidRPr="003E1612" w:rsidRDefault="00666F5C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3FC2EBF" w14:textId="0C4F2F00" w:rsidR="00666F5C" w:rsidRPr="007E71F3" w:rsidRDefault="00666F5C" w:rsidP="007E71F3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7E71F3">
              <w:rPr>
                <w:rFonts w:ascii="Times New Roman" w:hAnsi="Times New Roman"/>
                <w:sz w:val="24"/>
              </w:rPr>
              <w:t>Регламент договорной работы</w:t>
            </w:r>
          </w:p>
        </w:tc>
      </w:tr>
      <w:tr w:rsidR="007E71F3" w:rsidRPr="003E1612" w14:paraId="4AB3017F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FF4D529" w14:textId="743346C8" w:rsidR="007E71F3" w:rsidRPr="003E1612" w:rsidRDefault="00666F5C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EA281E7" w14:textId="77777777" w:rsidR="007E71F3" w:rsidRPr="003E1612" w:rsidRDefault="007E71F3" w:rsidP="007E71F3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5E4612" w14:textId="19EE8538" w:rsidR="007E71F3" w:rsidRPr="007E71F3" w:rsidRDefault="007E71F3" w:rsidP="007E71F3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7E71F3">
              <w:rPr>
                <w:rFonts w:ascii="Times New Roman" w:hAnsi="Times New Roman"/>
                <w:sz w:val="24"/>
              </w:rPr>
              <w:t>Регламент закупки ТМЦ/работ/услуг</w:t>
            </w:r>
          </w:p>
        </w:tc>
      </w:tr>
      <w:bookmarkEnd w:id="45"/>
    </w:tbl>
    <w:p w14:paraId="018D8442" w14:textId="77777777" w:rsidR="00740C94" w:rsidRDefault="00740C94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73B14F39" w14:textId="25F0D9A3" w:rsidR="00F53730" w:rsidRPr="00D13DF4" w:rsidRDefault="00711052" w:rsidP="00893C59">
      <w:pPr>
        <w:pStyle w:val="1"/>
        <w:keepNext w:val="0"/>
        <w:widowControl w:val="0"/>
        <w:numPr>
          <w:ilvl w:val="0"/>
          <w:numId w:val="5"/>
        </w:numPr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46" w:name="_Toc174362650"/>
      <w:bookmarkStart w:id="47" w:name="_Toc178263237"/>
      <w:bookmarkStart w:id="48" w:name="_Toc222312064"/>
      <w:r w:rsidRPr="00D13DF4">
        <w:rPr>
          <w:rFonts w:ascii="Times New Roman" w:hAnsi="Times New Roman" w:cs="Times New Roman"/>
        </w:rPr>
        <w:lastRenderedPageBreak/>
        <w:t>Описание деятельности</w:t>
      </w:r>
      <w:bookmarkStart w:id="49" w:name="_Toc169767793"/>
      <w:bookmarkEnd w:id="46"/>
      <w:bookmarkEnd w:id="47"/>
      <w:bookmarkEnd w:id="48"/>
    </w:p>
    <w:p w14:paraId="46F82212" w14:textId="50DD3876" w:rsidR="00893C59" w:rsidRPr="00BA0DA7" w:rsidRDefault="00893C59" w:rsidP="00086AD9">
      <w:pPr>
        <w:pStyle w:val="20"/>
        <w:numPr>
          <w:ilvl w:val="1"/>
          <w:numId w:val="5"/>
        </w:numPr>
        <w:spacing w:line="360" w:lineRule="auto"/>
        <w:jc w:val="center"/>
        <w:rPr>
          <w:rStyle w:val="a8"/>
          <w:rFonts w:ascii="Times New Roman" w:eastAsia="Times New Roman" w:hAnsi="Times New Roman" w:cs="Times New Roman"/>
          <w:b/>
        </w:rPr>
      </w:pPr>
      <w:bookmarkStart w:id="50" w:name="_Toc222312065"/>
      <w:bookmarkStart w:id="51" w:name="_Hlk203133090"/>
      <w:bookmarkStart w:id="52" w:name="_Hlk195010259"/>
      <w:bookmarkEnd w:id="49"/>
      <w:r w:rsidRPr="00893C59">
        <w:rPr>
          <w:rFonts w:ascii="Times New Roman" w:hAnsi="Times New Roman" w:cs="Times New Roman"/>
        </w:rPr>
        <w:t>Планирование и закупка горюче-смазочных материалов, средств измерения, сопутствующих инструментов и материалов</w:t>
      </w:r>
      <w:bookmarkEnd w:id="50"/>
    </w:p>
    <w:p w14:paraId="7588BEA6" w14:textId="095717B7" w:rsidR="007E71F3" w:rsidRPr="007E71F3" w:rsidRDefault="007E71F3" w:rsidP="00666F5C">
      <w:pPr>
        <w:pStyle w:val="2"/>
        <w:numPr>
          <w:ilvl w:val="2"/>
          <w:numId w:val="5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71F3">
        <w:rPr>
          <w:rFonts w:ascii="Times New Roman" w:eastAsia="SimSun" w:hAnsi="Times New Roman"/>
          <w:sz w:val="24"/>
        </w:rPr>
        <w:t>Планирование горюче-смазочных материалов (далее – ГСМ), средств измерения и сопутствующих инструментов и материалов осуществляется главными инженерами Обществ в рамках процесса бюджетирования в соответствии с требованиями Регламента бюджетирования, контроллинга и формирования управленческой отчетности АК «Лабинский».</w:t>
      </w:r>
    </w:p>
    <w:p w14:paraId="1A06E9CE" w14:textId="77777777" w:rsidR="007E71F3" w:rsidRPr="007E71F3" w:rsidRDefault="007E71F3" w:rsidP="00666F5C">
      <w:pPr>
        <w:pStyle w:val="2"/>
        <w:numPr>
          <w:ilvl w:val="2"/>
          <w:numId w:val="5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71F3">
        <w:rPr>
          <w:rFonts w:ascii="Times New Roman" w:eastAsia="SimSun" w:hAnsi="Times New Roman"/>
          <w:sz w:val="24"/>
        </w:rPr>
        <w:t xml:space="preserve">Закупка ГСМ осуществляется исключительно способом централизованных закупок. </w:t>
      </w:r>
    </w:p>
    <w:p w14:paraId="16445549" w14:textId="15FF13EF" w:rsidR="007E71F3" w:rsidRDefault="007E71F3" w:rsidP="00666F5C">
      <w:pPr>
        <w:pStyle w:val="2"/>
        <w:numPr>
          <w:ilvl w:val="2"/>
          <w:numId w:val="5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71F3">
        <w:rPr>
          <w:rFonts w:ascii="Times New Roman" w:eastAsia="SimSun" w:hAnsi="Times New Roman"/>
          <w:sz w:val="24"/>
        </w:rPr>
        <w:t xml:space="preserve">Главный инженер Общества до начала этапа бюджетирования, проходящего в соответствии с Регламентом бюджетирования, контроллинга и формирования управленческой отчетности АК «Лабинский», формирует потребность в ГСМ на планируемый год. Потребность формируется на основании технологических карт возделывания сельскохозяйственных культур и графика загрузки техники. При формировании потребности учитывается как необходимость в обеспечении топливом, маслом и смазочными материалами автотранспорта, грузовой и сельскохозяйственной техники, так и топливопотребляющее оборудование и необходимые для работы оборудования смазочные материалы. </w:t>
      </w:r>
    </w:p>
    <w:p w14:paraId="75AC6348" w14:textId="3AA15B87" w:rsidR="000A779D" w:rsidRPr="000A779D" w:rsidRDefault="000A779D" w:rsidP="00666F5C">
      <w:pPr>
        <w:pStyle w:val="2"/>
        <w:numPr>
          <w:ilvl w:val="2"/>
          <w:numId w:val="5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Главный инженер Общества направляет потребность в ГСМ на планируемый год в адрес заместителя генерального директора Общества (далее – ЗГД) посредством корпоративной электронной почты для защиты бюджета в соответствии с требованиями </w:t>
      </w:r>
      <w:r w:rsidRPr="007E71F3">
        <w:rPr>
          <w:rFonts w:ascii="Times New Roman" w:eastAsia="SimSun" w:hAnsi="Times New Roman"/>
          <w:sz w:val="24"/>
        </w:rPr>
        <w:t>Регламент</w:t>
      </w:r>
      <w:r>
        <w:rPr>
          <w:rFonts w:ascii="Times New Roman" w:eastAsia="SimSun" w:hAnsi="Times New Roman"/>
          <w:sz w:val="24"/>
        </w:rPr>
        <w:t>а</w:t>
      </w:r>
      <w:r w:rsidRPr="007E71F3">
        <w:rPr>
          <w:rFonts w:ascii="Times New Roman" w:eastAsia="SimSun" w:hAnsi="Times New Roman"/>
          <w:sz w:val="24"/>
        </w:rPr>
        <w:t xml:space="preserve"> бюджетирования, контроллинга и формирования управленческой отчетности АК «Лабинский»</w:t>
      </w:r>
      <w:r>
        <w:rPr>
          <w:rFonts w:ascii="Times New Roman" w:eastAsia="SimSun" w:hAnsi="Times New Roman"/>
          <w:sz w:val="24"/>
        </w:rPr>
        <w:t>.</w:t>
      </w:r>
    </w:p>
    <w:p w14:paraId="56889601" w14:textId="22621F30" w:rsidR="007E71F3" w:rsidRPr="007E71F3" w:rsidRDefault="007E71F3" w:rsidP="00666F5C">
      <w:pPr>
        <w:pStyle w:val="2"/>
        <w:numPr>
          <w:ilvl w:val="2"/>
          <w:numId w:val="5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71F3">
        <w:rPr>
          <w:rFonts w:ascii="Times New Roman" w:eastAsia="SimSun" w:hAnsi="Times New Roman"/>
          <w:sz w:val="24"/>
        </w:rPr>
        <w:t>Главный инженер, на основании защищенного бюджета Общества направляет годовую потребность в ГСМ</w:t>
      </w:r>
      <w:r w:rsidR="000A779D">
        <w:rPr>
          <w:rFonts w:ascii="Times New Roman" w:eastAsia="SimSun" w:hAnsi="Times New Roman"/>
          <w:sz w:val="24"/>
        </w:rPr>
        <w:t xml:space="preserve"> е</w:t>
      </w:r>
      <w:r w:rsidR="000A779D" w:rsidRPr="007E71F3">
        <w:rPr>
          <w:rFonts w:ascii="Times New Roman" w:eastAsia="SimSun" w:hAnsi="Times New Roman"/>
          <w:sz w:val="24"/>
        </w:rPr>
        <w:t xml:space="preserve">диному заказчику </w:t>
      </w:r>
      <w:r w:rsidR="000A779D">
        <w:rPr>
          <w:rFonts w:ascii="Times New Roman" w:eastAsia="SimSun" w:hAnsi="Times New Roman"/>
          <w:sz w:val="24"/>
        </w:rPr>
        <w:t xml:space="preserve">по направлению </w:t>
      </w:r>
      <w:r w:rsidR="000A779D" w:rsidRPr="007E71F3">
        <w:rPr>
          <w:rFonts w:ascii="Times New Roman" w:eastAsia="SimSun" w:hAnsi="Times New Roman"/>
          <w:sz w:val="24"/>
        </w:rPr>
        <w:t>в соответствии с требованиями Регламента закупки ТМЦ/работ/услуг АК «Лабинский».</w:t>
      </w:r>
    </w:p>
    <w:p w14:paraId="50EF7EF3" w14:textId="63D1A74C" w:rsidR="007E71F3" w:rsidRPr="007E71F3" w:rsidRDefault="007E71F3" w:rsidP="00666F5C">
      <w:pPr>
        <w:pStyle w:val="2"/>
        <w:numPr>
          <w:ilvl w:val="2"/>
          <w:numId w:val="5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71F3">
        <w:rPr>
          <w:rFonts w:ascii="Times New Roman" w:eastAsia="SimSun" w:hAnsi="Times New Roman"/>
          <w:sz w:val="24"/>
        </w:rPr>
        <w:t xml:space="preserve">Главный инженер, с целью корректировки потребности в ГСМ, ежемесячно </w:t>
      </w:r>
      <w:r w:rsidR="00A25984" w:rsidRPr="007E71F3">
        <w:rPr>
          <w:rFonts w:ascii="Times New Roman" w:eastAsia="SimSun" w:hAnsi="Times New Roman"/>
          <w:sz w:val="24"/>
        </w:rPr>
        <w:t>до первого</w:t>
      </w:r>
      <w:r w:rsidRPr="007E71F3">
        <w:rPr>
          <w:rFonts w:ascii="Times New Roman" w:eastAsia="SimSun" w:hAnsi="Times New Roman"/>
          <w:sz w:val="24"/>
        </w:rPr>
        <w:t xml:space="preserve"> числа месяца, предшествующего месяцу поставки, формирует потребность в ГСМ на предстоящий месяц с разбивкой по неделям и дням с указанием объема. Потребность формируется на основании данных по остаткам ГСМ.</w:t>
      </w:r>
    </w:p>
    <w:p w14:paraId="0EE62146" w14:textId="77777777" w:rsidR="007E71F3" w:rsidRPr="007E71F3" w:rsidRDefault="007E71F3" w:rsidP="00666F5C">
      <w:pPr>
        <w:pStyle w:val="2"/>
        <w:numPr>
          <w:ilvl w:val="2"/>
          <w:numId w:val="5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71F3">
        <w:rPr>
          <w:rFonts w:ascii="Times New Roman" w:eastAsia="SimSun" w:hAnsi="Times New Roman"/>
          <w:sz w:val="24"/>
        </w:rPr>
        <w:lastRenderedPageBreak/>
        <w:t>Главный инженер Общества направляет на утверждение сформированную месячную потребность в ГСМ в адрес ЗГД Общества на бумажном носителе</w:t>
      </w:r>
    </w:p>
    <w:p w14:paraId="2D972A9C" w14:textId="6055BEC1" w:rsidR="007E71F3" w:rsidRPr="007E71F3" w:rsidRDefault="007E71F3" w:rsidP="00666F5C">
      <w:pPr>
        <w:pStyle w:val="2"/>
        <w:numPr>
          <w:ilvl w:val="2"/>
          <w:numId w:val="5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bookmarkStart w:id="53" w:name="_Hlk220576517"/>
      <w:r w:rsidRPr="007E71F3">
        <w:rPr>
          <w:rFonts w:ascii="Times New Roman" w:eastAsia="SimSun" w:hAnsi="Times New Roman"/>
          <w:sz w:val="24"/>
        </w:rPr>
        <w:t xml:space="preserve">ЗГД Общества, проведя экспертный анализ поступившей потребности, ежемесячно до 5-го (пятого) числа месяца, предшествующего месяцу </w:t>
      </w:r>
      <w:r w:rsidR="00E3122D" w:rsidRPr="007E71F3">
        <w:rPr>
          <w:rFonts w:ascii="Times New Roman" w:eastAsia="SimSun" w:hAnsi="Times New Roman"/>
          <w:sz w:val="24"/>
        </w:rPr>
        <w:t>поставки,</w:t>
      </w:r>
      <w:r w:rsidR="00E3122D">
        <w:rPr>
          <w:rFonts w:ascii="Times New Roman" w:eastAsia="SimSun" w:hAnsi="Times New Roman"/>
          <w:sz w:val="24"/>
        </w:rPr>
        <w:t xml:space="preserve"> </w:t>
      </w:r>
      <w:r w:rsidR="00E3122D" w:rsidRPr="007E71F3">
        <w:rPr>
          <w:rFonts w:ascii="Times New Roman" w:eastAsia="SimSun" w:hAnsi="Times New Roman"/>
          <w:sz w:val="24"/>
        </w:rPr>
        <w:t>направляет</w:t>
      </w:r>
      <w:r w:rsidR="005F2D5A">
        <w:rPr>
          <w:rFonts w:ascii="Times New Roman" w:eastAsia="SimSun" w:hAnsi="Times New Roman"/>
          <w:sz w:val="24"/>
        </w:rPr>
        <w:t xml:space="preserve"> на корректировку потребности или </w:t>
      </w:r>
      <w:r w:rsidRPr="007E71F3">
        <w:rPr>
          <w:rFonts w:ascii="Times New Roman" w:eastAsia="SimSun" w:hAnsi="Times New Roman"/>
          <w:sz w:val="24"/>
        </w:rPr>
        <w:t xml:space="preserve">утверждает поступившую потребность в ГСМ </w:t>
      </w:r>
      <w:r w:rsidR="005F2D5A">
        <w:rPr>
          <w:rFonts w:ascii="Times New Roman" w:eastAsia="SimSun" w:hAnsi="Times New Roman"/>
          <w:sz w:val="24"/>
        </w:rPr>
        <w:t>и</w:t>
      </w:r>
      <w:r w:rsidRPr="007E71F3">
        <w:rPr>
          <w:rFonts w:ascii="Times New Roman" w:eastAsia="SimSun" w:hAnsi="Times New Roman"/>
          <w:sz w:val="24"/>
        </w:rPr>
        <w:t xml:space="preserve"> подает рассчитанные потребности </w:t>
      </w:r>
      <w:r w:rsidR="000A779D">
        <w:rPr>
          <w:rFonts w:ascii="Times New Roman" w:eastAsia="SimSun" w:hAnsi="Times New Roman"/>
          <w:sz w:val="24"/>
        </w:rPr>
        <w:t>е</w:t>
      </w:r>
      <w:r w:rsidRPr="007E71F3">
        <w:rPr>
          <w:rFonts w:ascii="Times New Roman" w:eastAsia="SimSun" w:hAnsi="Times New Roman"/>
          <w:sz w:val="24"/>
        </w:rPr>
        <w:t>диному заказчику в соответствии с требованиями Регламента закупки ТМЦ/работ/услуг АК «</w:t>
      </w:r>
      <w:r w:rsidR="00A25984" w:rsidRPr="007E71F3">
        <w:rPr>
          <w:rFonts w:ascii="Times New Roman" w:eastAsia="SimSun" w:hAnsi="Times New Roman"/>
          <w:sz w:val="24"/>
        </w:rPr>
        <w:t>Лабинский</w:t>
      </w:r>
      <w:r w:rsidRPr="007E71F3">
        <w:rPr>
          <w:rFonts w:ascii="Times New Roman" w:eastAsia="SimSun" w:hAnsi="Times New Roman"/>
          <w:sz w:val="24"/>
        </w:rPr>
        <w:t xml:space="preserve">». </w:t>
      </w:r>
    </w:p>
    <w:p w14:paraId="1B4A74A5" w14:textId="675B85E3" w:rsidR="007E71F3" w:rsidRPr="007E71F3" w:rsidRDefault="007E71F3" w:rsidP="00666F5C">
      <w:pPr>
        <w:pStyle w:val="2"/>
        <w:numPr>
          <w:ilvl w:val="2"/>
          <w:numId w:val="5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71F3">
        <w:rPr>
          <w:rFonts w:ascii="Times New Roman" w:eastAsia="SimSun" w:hAnsi="Times New Roman"/>
          <w:sz w:val="24"/>
        </w:rPr>
        <w:t>Единый заказчик подает консолидированную заявку на закупку ГСМ в службу закупок не позднее 10 числа предшествующего месяца в соответствии с требованиями Регламента закупки ТМЦ/работ/услуг АК «</w:t>
      </w:r>
      <w:r w:rsidR="00A25984" w:rsidRPr="007E71F3">
        <w:rPr>
          <w:rFonts w:ascii="Times New Roman" w:eastAsia="SimSun" w:hAnsi="Times New Roman"/>
          <w:sz w:val="24"/>
        </w:rPr>
        <w:t>Лабинский</w:t>
      </w:r>
      <w:r w:rsidRPr="007E71F3">
        <w:rPr>
          <w:rFonts w:ascii="Times New Roman" w:eastAsia="SimSun" w:hAnsi="Times New Roman"/>
          <w:sz w:val="24"/>
        </w:rPr>
        <w:t>».</w:t>
      </w:r>
    </w:p>
    <w:p w14:paraId="1269ACD8" w14:textId="7445673D" w:rsidR="007E71F3" w:rsidRPr="007E71F3" w:rsidRDefault="007E71F3" w:rsidP="00666F5C">
      <w:pPr>
        <w:pStyle w:val="2"/>
        <w:numPr>
          <w:ilvl w:val="2"/>
          <w:numId w:val="5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71F3">
        <w:rPr>
          <w:rFonts w:ascii="Times New Roman" w:eastAsia="SimSun" w:hAnsi="Times New Roman"/>
          <w:sz w:val="24"/>
        </w:rPr>
        <w:t xml:space="preserve">Определение поставщика и заключение договоров осуществляется в порядке, установленном </w:t>
      </w:r>
      <w:r w:rsidR="00A52ABF" w:rsidRPr="00A52ABF">
        <w:rPr>
          <w:rFonts w:ascii="Times New Roman" w:eastAsia="SimSun" w:hAnsi="Times New Roman"/>
          <w:sz w:val="24"/>
        </w:rPr>
        <w:t>Регламент</w:t>
      </w:r>
      <w:r w:rsidR="00892515">
        <w:rPr>
          <w:rFonts w:ascii="Times New Roman" w:eastAsia="SimSun" w:hAnsi="Times New Roman"/>
          <w:sz w:val="24"/>
        </w:rPr>
        <w:t>ом</w:t>
      </w:r>
      <w:r w:rsidR="00A52ABF" w:rsidRPr="00A52ABF">
        <w:rPr>
          <w:rFonts w:ascii="Times New Roman" w:eastAsia="SimSun" w:hAnsi="Times New Roman"/>
          <w:sz w:val="24"/>
        </w:rPr>
        <w:t xml:space="preserve"> по закупке ТМЦ/работ/услуг </w:t>
      </w:r>
      <w:r w:rsidRPr="007E71F3">
        <w:rPr>
          <w:rFonts w:ascii="Times New Roman" w:eastAsia="SimSun" w:hAnsi="Times New Roman"/>
          <w:sz w:val="24"/>
        </w:rPr>
        <w:t>и Регламентом ведения договорной работы АК «Лабинский».</w:t>
      </w:r>
    </w:p>
    <w:p w14:paraId="7B189835" w14:textId="06AEE6E0" w:rsidR="007E71F3" w:rsidRPr="007E71F3" w:rsidRDefault="007E71F3" w:rsidP="00666F5C">
      <w:pPr>
        <w:pStyle w:val="2"/>
        <w:numPr>
          <w:ilvl w:val="2"/>
          <w:numId w:val="5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71F3">
        <w:rPr>
          <w:rFonts w:ascii="Times New Roman" w:eastAsia="SimSun" w:hAnsi="Times New Roman"/>
          <w:sz w:val="24"/>
        </w:rPr>
        <w:t>Главный инженер Общества отвечает за организацию технического обслуживания топливораздаточных колонок, в связи с чем проверяет наличие действующего на планируемый год договора с подрядной организацией на данный вид работ. При отсутствии действующего договора с подрядной организацией главный инженер Общества выбирает поставщика и формирует заявку на закупку работ/услуг подрядной организации в соответствии с требованиями Регламента по закупке ТМЦ/работ/услуг АК «Лабинский».</w:t>
      </w:r>
    </w:p>
    <w:p w14:paraId="3FD9B21A" w14:textId="7C5E6264" w:rsidR="00BA0DA7" w:rsidRPr="00BA0DA7" w:rsidRDefault="007E71F3" w:rsidP="00893C59">
      <w:pPr>
        <w:pStyle w:val="20"/>
        <w:numPr>
          <w:ilvl w:val="1"/>
          <w:numId w:val="5"/>
        </w:numPr>
        <w:tabs>
          <w:tab w:val="clear" w:pos="720"/>
          <w:tab w:val="left" w:pos="567"/>
        </w:tabs>
        <w:spacing w:line="360" w:lineRule="auto"/>
        <w:ind w:left="0" w:firstLine="567"/>
        <w:jc w:val="center"/>
        <w:rPr>
          <w:rStyle w:val="a8"/>
          <w:rFonts w:ascii="Times New Roman" w:eastAsia="Times New Roman" w:hAnsi="Times New Roman" w:cs="Times New Roman"/>
          <w:b/>
        </w:rPr>
      </w:pPr>
      <w:bookmarkStart w:id="54" w:name="_Toc222312066"/>
      <w:bookmarkEnd w:id="51"/>
      <w:bookmarkEnd w:id="53"/>
      <w:r>
        <w:rPr>
          <w:rFonts w:ascii="Times New Roman" w:hAnsi="Times New Roman" w:cs="Times New Roman"/>
        </w:rPr>
        <w:t>Приемка ГСМ</w:t>
      </w:r>
      <w:bookmarkEnd w:id="54"/>
    </w:p>
    <w:p w14:paraId="590206F0" w14:textId="1BA551B2" w:rsidR="00BA0DA7" w:rsidRPr="000543E7" w:rsidRDefault="007674F0" w:rsidP="00893C59">
      <w:pPr>
        <w:pStyle w:val="20"/>
        <w:numPr>
          <w:ilvl w:val="2"/>
          <w:numId w:val="5"/>
        </w:numPr>
        <w:spacing w:line="360" w:lineRule="auto"/>
        <w:ind w:left="0" w:firstLine="567"/>
        <w:jc w:val="center"/>
        <w:rPr>
          <w:rStyle w:val="a8"/>
          <w:rFonts w:ascii="Times New Roman" w:eastAsia="Times New Roman" w:hAnsi="Times New Roman" w:cs="Times New Roman"/>
          <w:b/>
        </w:rPr>
      </w:pPr>
      <w:r w:rsidRPr="000543E7">
        <w:rPr>
          <w:rFonts w:ascii="Times New Roman" w:hAnsi="Times New Roman" w:cs="Times New Roman"/>
        </w:rPr>
        <w:t xml:space="preserve"> </w:t>
      </w:r>
      <w:bookmarkStart w:id="55" w:name="_Toc222312067"/>
      <w:r w:rsidR="007E71F3">
        <w:rPr>
          <w:rFonts w:ascii="Times New Roman" w:hAnsi="Times New Roman" w:cs="Times New Roman"/>
        </w:rPr>
        <w:t>Приемка топлива</w:t>
      </w:r>
      <w:bookmarkEnd w:id="55"/>
    </w:p>
    <w:p w14:paraId="5C85DADC" w14:textId="73951069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bookmarkStart w:id="56" w:name="_Hlk203117425"/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Приемка топлива осуществляется заведующим нефтебазой или иным материально-ответственным лицом, исполняющим его обязанности, в присутствии работника службы безопасности Общества</w:t>
      </w:r>
      <w:r w:rsidR="00ED265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ED2659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(далее – </w:t>
      </w:r>
      <w:r w:rsidR="00ED2659">
        <w:rPr>
          <w:rFonts w:ascii="Times New Roman" w:eastAsia="SimSun" w:hAnsi="Times New Roman" w:cs="Times New Roman"/>
          <w:sz w:val="24"/>
          <w:szCs w:val="24"/>
          <w:lang w:eastAsia="ru-RU"/>
        </w:rPr>
        <w:t>СБ</w:t>
      </w:r>
      <w:r w:rsidR="00ED2659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) на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каждом этапе приемки.</w:t>
      </w:r>
    </w:p>
    <w:p w14:paraId="1629FF6B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Приемка топлива допускается только путем определения массы нетто нефтепродукта на весах покупателя.</w:t>
      </w:r>
    </w:p>
    <w:p w14:paraId="64386903" w14:textId="31726C8E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при прибытии автоцистерны проверяется наличие и целостность пломб на горловинах и кранах слива, производит визуальный осмотр автоцистерны на предмет подтёков, повреждений. </w:t>
      </w:r>
    </w:p>
    <w:p w14:paraId="63217A52" w14:textId="74594E1C" w:rsid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нефтебазы после проведения визуального осмотра пломб и автоцистерны проверяет наличие и корректность заполнения следующих документов:</w:t>
      </w:r>
    </w:p>
    <w:p w14:paraId="530DAB25" w14:textId="77777777" w:rsidR="007E71F3" w:rsidRPr="007E71F3" w:rsidRDefault="007E71F3" w:rsidP="00666F5C">
      <w:pPr>
        <w:pStyle w:val="aff2"/>
        <w:numPr>
          <w:ilvl w:val="0"/>
          <w:numId w:val="8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транспортная накладная;</w:t>
      </w:r>
    </w:p>
    <w:p w14:paraId="2116751F" w14:textId="2D3BF108" w:rsidR="007E71F3" w:rsidRPr="007E71F3" w:rsidRDefault="007E71F3" w:rsidP="00666F5C">
      <w:pPr>
        <w:pStyle w:val="aff2"/>
        <w:numPr>
          <w:ilvl w:val="0"/>
          <w:numId w:val="8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паспорт качества.</w:t>
      </w:r>
    </w:p>
    <w:p w14:paraId="005BF906" w14:textId="29C3D2D8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 отсутствии пломб, выявлении их повреждений, отсутствии или некорректном заполнении документов заведующий нефтебазы составляет Акт о поставке товара не надлежащего качества (Приложение 1) и ставит в известность главного инженера, заместителя генерального директора (далее – ЗГД) Общества и </w:t>
      </w:r>
      <w:r w:rsidR="00DC2067">
        <w:rPr>
          <w:rFonts w:ascii="Times New Roman" w:eastAsia="SimSun" w:hAnsi="Times New Roman" w:cs="Times New Roman"/>
          <w:sz w:val="24"/>
          <w:szCs w:val="24"/>
          <w:lang w:eastAsia="ru-RU"/>
        </w:rPr>
        <w:t>работника службы логистики АК «Лабинский»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, ответственного за </w:t>
      </w:r>
      <w:r w:rsidR="00DC2067">
        <w:rPr>
          <w:rFonts w:ascii="Times New Roman" w:eastAsia="SimSun" w:hAnsi="Times New Roman" w:cs="Times New Roman"/>
          <w:sz w:val="24"/>
          <w:szCs w:val="24"/>
          <w:lang w:eastAsia="ru-RU"/>
        </w:rPr>
        <w:t>поставку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данного топлива. Окончательное решение о приемке или отказе от приемки принимает ЗГД Общества, о чем делается отметка в Акте поставки товара ненадлежащего качества.</w:t>
      </w:r>
    </w:p>
    <w:p w14:paraId="636D0789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нефтебазой, при соответствии пломб и документов, направляет автоцистерну на весы для проведения процедуры взвешивания и определения массы брутто. </w:t>
      </w:r>
    </w:p>
    <w:p w14:paraId="68C70F5C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Взвешивание производится только с полным заездом автоцистерны на весы и отсутствии водителя в салоне.</w:t>
      </w:r>
    </w:p>
    <w:p w14:paraId="37A539A1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после взвешивания брутто сопровождает автоцистерну к месту слива топлива.</w:t>
      </w:r>
    </w:p>
    <w:p w14:paraId="58A09CF8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В целях безопасности от момента прибытия автоцистерны и до момента ее убытия заведующий нефтебазой прекращает заправку транспорта и техники на территории приемки топлива.</w:t>
      </w:r>
    </w:p>
    <w:p w14:paraId="24B2BAE0" w14:textId="57F77586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при прибытии автоцистерны к месту слива топлива производит вскрытие пломб на заливной горловине автоцистерны.</w:t>
      </w:r>
    </w:p>
    <w:p w14:paraId="77B7E29D" w14:textId="62EAC9BB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после вскрытия заливной горловины автоцистерны проверяет наличие подтоварной воды в соответствии с п. 2.7.</w:t>
      </w:r>
      <w:r w:rsidR="00A25984">
        <w:rPr>
          <w:rFonts w:ascii="Times New Roman" w:eastAsia="SimSun" w:hAnsi="Times New Roman" w:cs="Times New Roman"/>
          <w:sz w:val="24"/>
          <w:szCs w:val="24"/>
          <w:lang w:eastAsia="ru-RU"/>
        </w:rPr>
        <w:t>2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. настоящего Регламента.</w:t>
      </w:r>
    </w:p>
    <w:p w14:paraId="647D8690" w14:textId="6449EEBC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Вода является недопустимым загрязнителем, который может привести к порче топлива и оборудования/техники/транспорта в связи с чем приемка топлива с подтоварной водой не допускается.</w:t>
      </w:r>
    </w:p>
    <w:p w14:paraId="3EA020F3" w14:textId="0358A068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нефтебазы при обнаружении воды составляет Акт о поставке товара ненадлежащего качества и ставит в известность главного инженера, ЗГД Общества и менеджера по закупке, ответственного за закупку данного топлива. Окончательное решение о приемке или отказе от приемки принимает ЗГД Общества, о чем делается отметка в Акте поставки товара ненадлежащего качества.</w:t>
      </w:r>
    </w:p>
    <w:p w14:paraId="201CCD91" w14:textId="7A0E5DCA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При отсутствии воды заведующий нефтебазой производит отбор проб топлива в соответствии с п. 2.6. настоящего Регламента с составлением Акта отбора проб топлива (Приложение 2).</w:t>
      </w:r>
    </w:p>
    <w:p w14:paraId="0C06EB80" w14:textId="14310E70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В процессе отбора проб заведующий нефтебазой визуально оценивает наличие механических примесей в топливе, производит замер плотности в соответствии с п. 2.7.</w:t>
      </w:r>
      <w:r w:rsidR="00A25984">
        <w:rPr>
          <w:rFonts w:ascii="Times New Roman" w:eastAsia="SimSun" w:hAnsi="Times New Roman" w:cs="Times New Roman"/>
          <w:sz w:val="24"/>
          <w:szCs w:val="24"/>
          <w:lang w:eastAsia="ru-RU"/>
        </w:rPr>
        <w:t>6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 температуры в соответствии с п. 2.7.</w:t>
      </w:r>
      <w:r w:rsidR="00A25984">
        <w:rPr>
          <w:rFonts w:ascii="Times New Roman" w:eastAsia="SimSun" w:hAnsi="Times New Roman" w:cs="Times New Roman"/>
          <w:sz w:val="24"/>
          <w:szCs w:val="24"/>
          <w:lang w:eastAsia="ru-RU"/>
        </w:rPr>
        <w:t>3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00854D58" w14:textId="3903A280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Полученные данные заведующий нефтебазой вносит в Акт приема топлива (Приложение 3).</w:t>
      </w:r>
    </w:p>
    <w:p w14:paraId="14F4D328" w14:textId="511A6191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При выявлении механических примесей в топливе заведующий нефтебазой составляет Акт о поставке товара ненадлежащего качества и ставит в известность главного инженера, ЗГД Общества и </w:t>
      </w:r>
      <w:r w:rsidR="00BB6E77">
        <w:rPr>
          <w:rFonts w:ascii="Times New Roman" w:eastAsia="SimSun" w:hAnsi="Times New Roman" w:cs="Times New Roman"/>
          <w:sz w:val="24"/>
          <w:szCs w:val="24"/>
          <w:lang w:eastAsia="ru-RU"/>
        </w:rPr>
        <w:t>работника службы логистики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, ответственного за закупку данного топлива. Окончательное решение о приемке или отказе от приемки принимает ЗГД Общества, о чем делается отметка в Акте поставки товара ненадлежащего качества.</w:t>
      </w:r>
    </w:p>
    <w:p w14:paraId="0F556320" w14:textId="42077A7A" w:rsid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при отсутствии замечаний к топливу производит вскрытие заливной горловины планируемого к наливу резервуара с</w:t>
      </w:r>
      <w:r w:rsidR="00F7364F">
        <w:rPr>
          <w:rFonts w:ascii="Times New Roman" w:eastAsia="SimSun" w:hAnsi="Times New Roman" w:cs="Times New Roman"/>
          <w:sz w:val="24"/>
          <w:szCs w:val="24"/>
          <w:lang w:eastAsia="ru-RU"/>
        </w:rPr>
        <w:t>о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F7364F">
        <w:rPr>
          <w:rFonts w:ascii="Times New Roman" w:eastAsia="SimSun" w:hAnsi="Times New Roman" w:cs="Times New Roman"/>
          <w:sz w:val="24"/>
          <w:szCs w:val="24"/>
          <w:lang w:eastAsia="ru-RU"/>
        </w:rPr>
        <w:t>снятием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пломб</w:t>
      </w:r>
      <w:r w:rsidR="00D12BCA" w:rsidRPr="00D12BC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525F7A">
        <w:rPr>
          <w:rFonts w:ascii="Times New Roman" w:eastAsia="SimSun" w:hAnsi="Times New Roman" w:cs="Times New Roman"/>
          <w:sz w:val="24"/>
          <w:szCs w:val="24"/>
          <w:lang w:eastAsia="ru-RU"/>
        </w:rPr>
        <w:t>и</w:t>
      </w:r>
      <w:r w:rsidR="00D12BC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фиксацией вскрытия </w:t>
      </w:r>
      <w:r w:rsidR="00D12BCA" w:rsidRPr="000A0ED7">
        <w:rPr>
          <w:rFonts w:ascii="Times New Roman" w:eastAsia="SimSun" w:hAnsi="Times New Roman" w:cs="Times New Roman"/>
          <w:sz w:val="24"/>
          <w:szCs w:val="24"/>
          <w:lang w:eastAsia="ru-RU"/>
        </w:rPr>
        <w:t>в Журнале установки и снятия пломб</w:t>
      </w:r>
      <w:r w:rsidR="00094F82" w:rsidRPr="00094F8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(</w:t>
      </w:r>
      <w:r w:rsidR="00094F8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Приложение </w:t>
      </w:r>
      <w:r w:rsidR="000A0ED7">
        <w:rPr>
          <w:rFonts w:ascii="Times New Roman" w:eastAsia="SimSun" w:hAnsi="Times New Roman" w:cs="Times New Roman"/>
          <w:sz w:val="24"/>
          <w:szCs w:val="24"/>
          <w:lang w:eastAsia="ru-RU"/>
        </w:rPr>
        <w:t>4</w:t>
      </w:r>
      <w:r w:rsidR="00094F82">
        <w:rPr>
          <w:rFonts w:ascii="Times New Roman" w:eastAsia="SimSun" w:hAnsi="Times New Roman" w:cs="Times New Roman"/>
          <w:sz w:val="24"/>
          <w:szCs w:val="24"/>
          <w:lang w:eastAsia="ru-RU"/>
        </w:rPr>
        <w:t>)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459B9359" w14:textId="13CC92EF" w:rsidR="00094F82" w:rsidRPr="007E71F3" w:rsidRDefault="00094F82" w:rsidP="00094F82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525F7A">
        <w:rPr>
          <w:rFonts w:ascii="Times New Roman" w:eastAsia="SimSun" w:hAnsi="Times New Roman" w:cs="Times New Roman"/>
          <w:sz w:val="24"/>
          <w:szCs w:val="24"/>
          <w:lang w:eastAsia="ru-RU"/>
        </w:rPr>
        <w:t>Ответственным за ведение и хранение Журнала установки и снятия пломб является заведующий нефтебазой.</w:t>
      </w:r>
    </w:p>
    <w:p w14:paraId="59C88D71" w14:textId="395F1E5E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Работник </w:t>
      </w:r>
      <w:r w:rsidR="00ED2659">
        <w:rPr>
          <w:rFonts w:ascii="Times New Roman" w:eastAsia="SimSun" w:hAnsi="Times New Roman" w:cs="Times New Roman"/>
          <w:sz w:val="24"/>
          <w:szCs w:val="24"/>
          <w:lang w:eastAsia="ru-RU"/>
        </w:rPr>
        <w:t>СБ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производит </w:t>
      </w:r>
      <w:r w:rsidR="00525F7A">
        <w:rPr>
          <w:rFonts w:ascii="Times New Roman" w:eastAsia="SimSun" w:hAnsi="Times New Roman" w:cs="Times New Roman"/>
          <w:sz w:val="24"/>
          <w:szCs w:val="24"/>
          <w:lang w:eastAsia="ru-RU"/>
        </w:rPr>
        <w:t>контроль факта вскрытия и ставит свою подпись в Журнале установки и снятия пломб.</w:t>
      </w:r>
    </w:p>
    <w:p w14:paraId="7DE6FCD4" w14:textId="6EA21790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производит прием топлива в резервуар. В процессе приема заведующий нефтебазой следит за соблюдением норм противопожарной безопасности, а также за уровнем продукта в резервуаре, не допуская его переполнения и разлива. </w:t>
      </w:r>
    </w:p>
    <w:p w14:paraId="217E5232" w14:textId="5B6EEFE3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по окончании слива топлива осматривает опорожненные отсеки автоцистерны с целью контроля отсутствия остатков топлива.</w:t>
      </w:r>
    </w:p>
    <w:p w14:paraId="06240157" w14:textId="49F5CBFA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закрывает и пломбирует заливные горловины резервуара.</w:t>
      </w:r>
    </w:p>
    <w:p w14:paraId="2E540A6C" w14:textId="0D2DF9BC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DC6BC2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Работник </w:t>
      </w:r>
      <w:r w:rsidR="00DC6BC2">
        <w:rPr>
          <w:rFonts w:ascii="Times New Roman" w:eastAsia="SimSun" w:hAnsi="Times New Roman" w:cs="Times New Roman"/>
          <w:sz w:val="24"/>
          <w:szCs w:val="24"/>
          <w:lang w:eastAsia="ru-RU"/>
        </w:rPr>
        <w:t>СБ</w:t>
      </w:r>
      <w:r w:rsidR="00DC6BC2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производит </w:t>
      </w:r>
      <w:r w:rsidR="00DC6BC2">
        <w:rPr>
          <w:rFonts w:ascii="Times New Roman" w:eastAsia="SimSun" w:hAnsi="Times New Roman" w:cs="Times New Roman"/>
          <w:sz w:val="24"/>
          <w:szCs w:val="24"/>
          <w:lang w:eastAsia="ru-RU"/>
        </w:rPr>
        <w:t>контроль факта закрытия заливных горловин, установки пломбы и ставит свою подпись в Журнале установки и снятия пломб.</w:t>
      </w:r>
    </w:p>
    <w:p w14:paraId="6920A454" w14:textId="6651B2EB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нефтебазой, совместно с работником </w:t>
      </w:r>
      <w:r w:rsidR="00E608FD">
        <w:rPr>
          <w:rFonts w:ascii="Times New Roman" w:eastAsia="SimSun" w:hAnsi="Times New Roman" w:cs="Times New Roman"/>
          <w:sz w:val="24"/>
          <w:szCs w:val="24"/>
          <w:lang w:eastAsia="ru-RU"/>
        </w:rPr>
        <w:t>СБ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сопровождает автоцистерну к весовому пункту, на котором производилось взвешивание массы брутто и производит повторное взвешивание для определения массы нетто. </w:t>
      </w:r>
    </w:p>
    <w:p w14:paraId="244D1537" w14:textId="1BE82A63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Взвешивание производится только с полным заездом автоцистерны на весы и отсутствии водителя в салоне.</w:t>
      </w:r>
    </w:p>
    <w:p w14:paraId="3C33ABA2" w14:textId="7C1DEB10" w:rsid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 Заведующий нефтебазой на основании результатов взвешивания, путем вычитания веса, полученного при повторном взвешивании из веса брутто получает вес нетто. Данные о весе нетто вписываются в Акт при</w:t>
      </w:r>
      <w:r w:rsidR="00BB6E77">
        <w:rPr>
          <w:rFonts w:ascii="Times New Roman" w:eastAsia="SimSun" w:hAnsi="Times New Roman" w:cs="Times New Roman"/>
          <w:sz w:val="24"/>
          <w:szCs w:val="24"/>
          <w:lang w:eastAsia="ru-RU"/>
        </w:rPr>
        <w:t>е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ма топлива. Акт приема топлива подписывается у </w:t>
      </w:r>
      <w:r w:rsidR="00DC6BC2">
        <w:rPr>
          <w:rFonts w:ascii="Times New Roman" w:eastAsia="SimSun" w:hAnsi="Times New Roman" w:cs="Times New Roman"/>
          <w:sz w:val="24"/>
          <w:szCs w:val="24"/>
          <w:lang w:eastAsia="ru-RU"/>
        </w:rPr>
        <w:t>работника СБ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, водителя автоцистерны и заведующего нефтебазы.</w:t>
      </w:r>
    </w:p>
    <w:p w14:paraId="1729486F" w14:textId="256A3807" w:rsidR="00DC6BC2" w:rsidRPr="00BB6E77" w:rsidRDefault="00D0028E" w:rsidP="0011616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DC6BC2" w:rsidRPr="00BB6E77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производит запись в Журнал прихода нефтепродуктов (Приложение </w:t>
      </w:r>
      <w:r w:rsidR="000A0ED7">
        <w:rPr>
          <w:rFonts w:ascii="Times New Roman" w:eastAsia="SimSun" w:hAnsi="Times New Roman" w:cs="Times New Roman"/>
          <w:sz w:val="24"/>
          <w:szCs w:val="24"/>
          <w:lang w:eastAsia="ru-RU"/>
        </w:rPr>
        <w:t>5</w:t>
      </w:r>
      <w:r w:rsidR="00DC6BC2" w:rsidRPr="00BB6E77">
        <w:rPr>
          <w:rFonts w:ascii="Times New Roman" w:eastAsia="SimSun" w:hAnsi="Times New Roman" w:cs="Times New Roman"/>
          <w:sz w:val="24"/>
          <w:szCs w:val="24"/>
          <w:lang w:eastAsia="ru-RU"/>
        </w:rPr>
        <w:t>).</w:t>
      </w:r>
    </w:p>
    <w:p w14:paraId="254C38B9" w14:textId="6B515E17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F7364F" w:rsidRPr="00F7364F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не позднее чем в течение суток после приемки топлива передает оригинал транспортной накладной, копию паспорта качества и копию акта приема топлива в бухгалтерскую службу Общества.</w:t>
      </w:r>
      <w:r w:rsidR="00F7364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Копи</w:t>
      </w:r>
      <w:r w:rsidR="00F7364F">
        <w:rPr>
          <w:rFonts w:ascii="Times New Roman" w:eastAsia="SimSun" w:hAnsi="Times New Roman" w:cs="Times New Roman"/>
          <w:sz w:val="24"/>
          <w:szCs w:val="24"/>
          <w:lang w:eastAsia="ru-RU"/>
        </w:rPr>
        <w:t>я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транспортной накладной, оригинал</w:t>
      </w:r>
      <w:r w:rsidR="00F7364F">
        <w:rPr>
          <w:rFonts w:ascii="Times New Roman" w:eastAsia="SimSun" w:hAnsi="Times New Roman" w:cs="Times New Roman"/>
          <w:sz w:val="24"/>
          <w:szCs w:val="24"/>
          <w:lang w:eastAsia="ru-RU"/>
        </w:rPr>
        <w:t>ы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паспорта качества и Акта приема топлива остаются у заведующего нефтебазой.</w:t>
      </w:r>
      <w:r w:rsidR="00F7364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</w:p>
    <w:p w14:paraId="5432C404" w14:textId="51CBF2B0" w:rsidR="007E71F3" w:rsidRDefault="00086AD9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производит приемку топлива на баланс Общества путем формирования документа поступления товаров в </w:t>
      </w:r>
      <w:r w:rsidR="00E608FD">
        <w:rPr>
          <w:rFonts w:ascii="Times New Roman" w:eastAsia="SimSun" w:hAnsi="Times New Roman" w:cs="Times New Roman"/>
          <w:sz w:val="24"/>
          <w:szCs w:val="24"/>
          <w:lang w:eastAsia="ru-RU"/>
        </w:rPr>
        <w:t>бухгалтерской у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четной системе.</w:t>
      </w:r>
    </w:p>
    <w:p w14:paraId="334C38E3" w14:textId="7E4EC8C2" w:rsidR="00E608FD" w:rsidRPr="007E71F3" w:rsidRDefault="00E608FD" w:rsidP="00E608FD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 передаче топлива на основании транспортной накладной,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передает накладную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бухгалтерскую службу Общества и данные о поступлении вносятся бухгалтером Общества на основании документов, поступивших от поставщика в системе электронного документооборота.</w:t>
      </w:r>
    </w:p>
    <w:p w14:paraId="3A969F33" w14:textId="2A1A71F7" w:rsidR="007E71F3" w:rsidRPr="00F7364F" w:rsidRDefault="008605D4" w:rsidP="00BB6E77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Масса поступления вносится на основании данных Акта приема топлива. В случае расхождения данных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между фактической массой топлива и 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транспортной накладной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более чем максимальную допускаемую относительную погрешность измерений в соответствии с ГОСТ </w:t>
      </w:r>
      <w:r w:rsidRPr="000D6F9F">
        <w:rPr>
          <w:rFonts w:ascii="Times New Roman" w:eastAsia="SimSun" w:hAnsi="Times New Roman" w:cs="Times New Roman"/>
          <w:sz w:val="24"/>
          <w:szCs w:val="24"/>
          <w:lang w:eastAsia="ru-RU"/>
        </w:rPr>
        <w:t>8.587-2019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оповещает о факте расхождения, бухгалтерскую службу,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работника службы логистики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, ЗГД и главного инженера Общества. </w:t>
      </w:r>
      <w:r w:rsidR="00E608FD">
        <w:rPr>
          <w:rFonts w:ascii="Times New Roman" w:eastAsia="SimSun" w:hAnsi="Times New Roman" w:cs="Times New Roman"/>
          <w:sz w:val="24"/>
          <w:szCs w:val="24"/>
          <w:lang w:eastAsia="ru-RU"/>
        </w:rPr>
        <w:t>При этом р</w:t>
      </w:r>
      <w:r w:rsidR="00BB6E77" w:rsidRPr="00E608F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аботник службы логистики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организует </w:t>
      </w:r>
      <w:r w:rsidR="00E608FD">
        <w:rPr>
          <w:rFonts w:ascii="Times New Roman" w:eastAsia="SimSun" w:hAnsi="Times New Roman" w:cs="Times New Roman"/>
          <w:sz w:val="24"/>
          <w:szCs w:val="24"/>
          <w:lang w:eastAsia="ru-RU"/>
        </w:rPr>
        <w:t>корректировку учетных документов со стороны поставщика.</w:t>
      </w:r>
    </w:p>
    <w:p w14:paraId="6EBEC20E" w14:textId="309C9A75" w:rsidR="0032785C" w:rsidRPr="00BA0DA7" w:rsidRDefault="007E71F3" w:rsidP="00666F5C">
      <w:pPr>
        <w:pStyle w:val="20"/>
        <w:numPr>
          <w:ilvl w:val="2"/>
          <w:numId w:val="5"/>
        </w:numPr>
        <w:spacing w:line="360" w:lineRule="auto"/>
        <w:ind w:left="0" w:firstLine="567"/>
        <w:jc w:val="center"/>
        <w:rPr>
          <w:rStyle w:val="a8"/>
          <w:rFonts w:ascii="Times New Roman" w:eastAsia="Times New Roman" w:hAnsi="Times New Roman" w:cs="Times New Roman"/>
          <w:b/>
        </w:rPr>
      </w:pPr>
      <w:bookmarkStart w:id="57" w:name="_Toc222312068"/>
      <w:bookmarkEnd w:id="56"/>
      <w:r>
        <w:rPr>
          <w:rFonts w:ascii="Times New Roman" w:hAnsi="Times New Roman" w:cs="Times New Roman"/>
        </w:rPr>
        <w:t>Приемка масел и смазочных материалов</w:t>
      </w:r>
      <w:bookmarkEnd w:id="57"/>
    </w:p>
    <w:p w14:paraId="0D2295C6" w14:textId="7E7CC37D" w:rsidR="007E71F3" w:rsidRDefault="007E71F3" w:rsidP="00A25984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Масла и смазочные материалы принимаются в величинах, соответствующих документам поставки (штуки, килограммы, литры).</w:t>
      </w:r>
    </w:p>
    <w:p w14:paraId="13648C06" w14:textId="099FBFF8" w:rsidR="00F7364F" w:rsidRPr="00F7364F" w:rsidRDefault="00F7364F" w:rsidP="008F5452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F7364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Приемка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масла и смазочных материалов</w:t>
      </w:r>
      <w:r w:rsidRPr="00F7364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осуществляется заведующим нефтебазой или иным материально-ответственным лицом, исполняющим его обязанности, в присутствии работника </w:t>
      </w:r>
      <w:r w:rsidR="00ED2659">
        <w:rPr>
          <w:rFonts w:ascii="Times New Roman" w:eastAsia="SimSun" w:hAnsi="Times New Roman" w:cs="Times New Roman"/>
          <w:sz w:val="24"/>
          <w:szCs w:val="24"/>
          <w:lang w:eastAsia="ru-RU"/>
        </w:rPr>
        <w:t>СБ</w:t>
      </w:r>
      <w:r w:rsidRPr="00F7364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Общества на каждом этапе приемки.</w:t>
      </w:r>
    </w:p>
    <w:p w14:paraId="02D877DE" w14:textId="77777777" w:rsidR="007E71F3" w:rsidRPr="007E71F3" w:rsidRDefault="007E71F3" w:rsidP="00A25984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проверяет документы поставки, наличие сертификата соответствия, паспорта качества и отсутствие внешних повреждений. </w:t>
      </w:r>
    </w:p>
    <w:p w14:paraId="37BBD1BF" w14:textId="7C003D59" w:rsidR="00F7364F" w:rsidRPr="007E71F3" w:rsidRDefault="007E71F3" w:rsidP="00F7364F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При выявлении несоответствия в документах или критического нарушения целостности тары заведующий нефтебазы отказывает в приемке масла, о чем составляется соответствующий акт и ставится в известность менеджер по закупке</w:t>
      </w:r>
      <w:r w:rsidR="00F7364F">
        <w:rPr>
          <w:rFonts w:ascii="Times New Roman" w:eastAsia="SimSun" w:hAnsi="Times New Roman" w:cs="Times New Roman"/>
          <w:sz w:val="24"/>
          <w:szCs w:val="24"/>
          <w:lang w:eastAsia="ru-RU"/>
        </w:rPr>
        <w:t>,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главный </w:t>
      </w:r>
      <w:r w:rsidRPr="00F7364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инженер и </w:t>
      </w:r>
      <w:r w:rsidR="00F7364F" w:rsidRPr="00F7364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ЗГД </w:t>
      </w:r>
      <w:r w:rsidRPr="00F7364F">
        <w:rPr>
          <w:rFonts w:ascii="Times New Roman" w:eastAsia="SimSun" w:hAnsi="Times New Roman" w:cs="Times New Roman"/>
          <w:sz w:val="24"/>
          <w:szCs w:val="24"/>
          <w:lang w:eastAsia="ru-RU"/>
        </w:rPr>
        <w:t>Общества.</w:t>
      </w:r>
      <w:r w:rsidR="00F7364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F7364F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Окончательное решение о приемке или отказе от приемки принимает ЗГД Общества, о чем делается отметка в Акте поставки товара ненадлежащего качества.</w:t>
      </w:r>
    </w:p>
    <w:p w14:paraId="457B3632" w14:textId="21002764" w:rsidR="007E71F3" w:rsidRDefault="00F7364F" w:rsidP="00A25984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при отсутствии замечаний к документам и отсутствии </w:t>
      </w:r>
      <w:r w:rsidRPr="00ED2659">
        <w:rPr>
          <w:rFonts w:ascii="Times New Roman" w:eastAsia="SimSun" w:hAnsi="Times New Roman" w:cs="Times New Roman"/>
          <w:sz w:val="24"/>
          <w:szCs w:val="24"/>
          <w:lang w:eastAsia="ru-RU"/>
        </w:rPr>
        <w:t>внешних повреждений производит вскрытие площадки хранения масла и смазочных материалов со снятием пломб и записью в Журнале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установки и снятии пломб. </w:t>
      </w:r>
    </w:p>
    <w:p w14:paraId="45B622F8" w14:textId="77777777" w:rsidR="00F7364F" w:rsidRPr="007E71F3" w:rsidRDefault="00F7364F" w:rsidP="00F7364F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525F7A">
        <w:rPr>
          <w:rFonts w:ascii="Times New Roman" w:eastAsia="SimSun" w:hAnsi="Times New Roman" w:cs="Times New Roman"/>
          <w:sz w:val="24"/>
          <w:szCs w:val="24"/>
          <w:lang w:eastAsia="ru-RU"/>
        </w:rPr>
        <w:t>Ответственным за ведение и хранение Журнала установки и снятия пломб является заведующий нефтебазой.</w:t>
      </w:r>
    </w:p>
    <w:p w14:paraId="77685D55" w14:textId="50FC9B8C" w:rsidR="00F7364F" w:rsidRPr="007E71F3" w:rsidRDefault="00F7364F" w:rsidP="00F7364F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Работник </w:t>
      </w:r>
      <w:r w:rsidR="00ED2659">
        <w:rPr>
          <w:rFonts w:ascii="Times New Roman" w:eastAsia="SimSun" w:hAnsi="Times New Roman" w:cs="Times New Roman"/>
          <w:sz w:val="24"/>
          <w:szCs w:val="24"/>
          <w:lang w:eastAsia="ru-RU"/>
        </w:rPr>
        <w:t>СБ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производит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контроль факта вскрытия и ставит свою подпись в Журнале установки и снятия пломб.</w:t>
      </w:r>
    </w:p>
    <w:p w14:paraId="79D16C87" w14:textId="26ACDF3B" w:rsidR="00F7364F" w:rsidRPr="007E71F3" w:rsidRDefault="00F7364F" w:rsidP="00F7364F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производит прием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масла и смазочных материалов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. В процессе приема заведующий нефтебазой следит за соблюдением норм противопожарной безопасности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</w:p>
    <w:p w14:paraId="3A3A0777" w14:textId="127B7E67" w:rsidR="00F7364F" w:rsidRPr="00F7364F" w:rsidRDefault="00F7364F" w:rsidP="000C3371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F7364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по окончании приема закрывает </w:t>
      </w:r>
      <w:r w:rsidR="00ED2659">
        <w:rPr>
          <w:rFonts w:ascii="Times New Roman" w:eastAsia="SimSun" w:hAnsi="Times New Roman" w:cs="Times New Roman"/>
          <w:sz w:val="24"/>
          <w:szCs w:val="24"/>
          <w:lang w:eastAsia="ru-RU"/>
        </w:rPr>
        <w:t>площадку</w:t>
      </w:r>
      <w:r w:rsidRPr="00F7364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хранения масла и смазочных материалов и пломбирует замок.</w:t>
      </w:r>
    </w:p>
    <w:p w14:paraId="50B187DE" w14:textId="76F42C79" w:rsidR="00F7364F" w:rsidRPr="00ED2659" w:rsidRDefault="00F7364F" w:rsidP="002A05ED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ED265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Работник СБ производит контроль факта закрытия </w:t>
      </w:r>
      <w:r w:rsidR="00ED2659" w:rsidRPr="00ED2659">
        <w:rPr>
          <w:rFonts w:ascii="Times New Roman" w:eastAsia="SimSun" w:hAnsi="Times New Roman" w:cs="Times New Roman"/>
          <w:sz w:val="24"/>
          <w:szCs w:val="24"/>
          <w:lang w:eastAsia="ru-RU"/>
        </w:rPr>
        <w:t>площадки хранения масла и смазочных материалов</w:t>
      </w:r>
      <w:r w:rsidRPr="00ED2659">
        <w:rPr>
          <w:rFonts w:ascii="Times New Roman" w:eastAsia="SimSun" w:hAnsi="Times New Roman" w:cs="Times New Roman"/>
          <w:sz w:val="24"/>
          <w:szCs w:val="24"/>
          <w:lang w:eastAsia="ru-RU"/>
        </w:rPr>
        <w:t>, установки пломбы и ставит свою подпись в Журнале установки и снятия пломб.</w:t>
      </w:r>
    </w:p>
    <w:p w14:paraId="22DAFF00" w14:textId="182A3264" w:rsidR="007E71F3" w:rsidRPr="007E71F3" w:rsidRDefault="00086AD9" w:rsidP="00A25984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нефтебазы передает оригинал первичных учетных документов в бухгалтерскую службу Общества. </w:t>
      </w:r>
    </w:p>
    <w:p w14:paraId="46755D85" w14:textId="25DBE1C0" w:rsidR="007E71F3" w:rsidRPr="007E71F3" w:rsidRDefault="00086AD9" w:rsidP="00A25984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производит запись в Журнал прихода нефтепродуктов.</w:t>
      </w:r>
    </w:p>
    <w:p w14:paraId="1F918BD6" w14:textId="7F7037CC" w:rsidR="007E71F3" w:rsidRDefault="00086AD9" w:rsidP="00A25984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производит приемку масел и смазочных материалов на баланс Общества путем формирования документа поступления товаров в учетной системе.</w:t>
      </w:r>
    </w:p>
    <w:p w14:paraId="2F627CBD" w14:textId="19516093" w:rsidR="007E71F3" w:rsidRPr="00BA0DA7" w:rsidRDefault="007E71F3" w:rsidP="00666F5C">
      <w:pPr>
        <w:pStyle w:val="20"/>
        <w:numPr>
          <w:ilvl w:val="1"/>
          <w:numId w:val="5"/>
        </w:numPr>
        <w:tabs>
          <w:tab w:val="clear" w:pos="720"/>
        </w:tabs>
        <w:spacing w:line="360" w:lineRule="auto"/>
        <w:ind w:left="0" w:firstLine="567"/>
        <w:jc w:val="center"/>
        <w:rPr>
          <w:rStyle w:val="a8"/>
          <w:rFonts w:ascii="Times New Roman" w:eastAsia="Times New Roman" w:hAnsi="Times New Roman" w:cs="Times New Roman"/>
          <w:b/>
        </w:rPr>
      </w:pPr>
      <w:bookmarkStart w:id="58" w:name="_Toc222312069"/>
      <w:r>
        <w:rPr>
          <w:rFonts w:ascii="Times New Roman" w:hAnsi="Times New Roman" w:cs="Times New Roman"/>
        </w:rPr>
        <w:t>Хранение ГСМ</w:t>
      </w:r>
      <w:bookmarkEnd w:id="58"/>
    </w:p>
    <w:p w14:paraId="70583559" w14:textId="55A159BA" w:rsidR="007E71F3" w:rsidRPr="000543E7" w:rsidRDefault="007E71F3" w:rsidP="00666F5C">
      <w:pPr>
        <w:pStyle w:val="20"/>
        <w:numPr>
          <w:ilvl w:val="2"/>
          <w:numId w:val="5"/>
        </w:numPr>
        <w:spacing w:line="360" w:lineRule="auto"/>
        <w:ind w:left="0" w:firstLine="567"/>
        <w:jc w:val="center"/>
        <w:rPr>
          <w:rStyle w:val="a8"/>
          <w:rFonts w:ascii="Times New Roman" w:eastAsia="Times New Roman" w:hAnsi="Times New Roman" w:cs="Times New Roman"/>
          <w:b/>
        </w:rPr>
      </w:pPr>
      <w:r w:rsidRPr="000543E7">
        <w:rPr>
          <w:rFonts w:ascii="Times New Roman" w:hAnsi="Times New Roman" w:cs="Times New Roman"/>
        </w:rPr>
        <w:t xml:space="preserve"> </w:t>
      </w:r>
      <w:bookmarkStart w:id="59" w:name="_Toc222312070"/>
      <w:r>
        <w:rPr>
          <w:rFonts w:ascii="Times New Roman" w:hAnsi="Times New Roman" w:cs="Times New Roman"/>
        </w:rPr>
        <w:t>Общие положения</w:t>
      </w:r>
      <w:bookmarkEnd w:id="59"/>
    </w:p>
    <w:p w14:paraId="6C757151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инженер Общества отвечает за организацию процесса хранения ГСМ, обеспечение места хранения ГСМ необходимыми инструментами и материалами, надлежащее техническое состояние оборудования и резервуаров хранения ГСМ.</w:t>
      </w:r>
    </w:p>
    <w:p w14:paraId="708910EE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Процесс хранения должен быть организован таким образом, чтобы исключить потери от испарения, утечки, загрязнения механическими примесями, а также обводнения и смешивания ГСМ разных сортов. </w:t>
      </w:r>
    </w:p>
    <w:p w14:paraId="555B78DD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 целях предотвращения хищений, доступа посторонних лиц, территория нефтебазы должна быть огорожена, оборудована периметральным освещением в ночное время суток и обеспечена работоспособным видеонаблюдением с сроком хранения видеозаписи не менее 14 дней. </w:t>
      </w:r>
    </w:p>
    <w:p w14:paraId="3138A09C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ЗГД Общества, совместно с службой безопасности определяют места стоянки загруженных топливом топливозаправщиков в дневной и ночное время суток и утверждают их приказом по Обществу.</w:t>
      </w:r>
    </w:p>
    <w:p w14:paraId="647650D8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инженер Общества несет ответственность за комплектацию мест хранения ГСМ средствами измерения (метрштоки (рулетки)), мерники, ареометры, </w:t>
      </w:r>
      <w:proofErr w:type="spellStart"/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водочувствительная</w:t>
      </w:r>
      <w:proofErr w:type="spellEnd"/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паста, цилиндры для забора проб, а также технологическим оборудованием (термодатчики, плотномеры и пр.), исходя из текущей финансовой возможности.</w:t>
      </w:r>
    </w:p>
    <w:p w14:paraId="2A0855F2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инженер несет ответственность за актуальность свидетельств о поверке средств измерения (далее – СИ). </w:t>
      </w:r>
    </w:p>
    <w:p w14:paraId="1CD5F8D6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несет ответственность за заблаговременное информирование главного инженера Общества о необходимости поверки СИ. Информирование производится посредством корпоративной электронной почты с указанием наименования СИ и сроке окончания текущей поверки.</w:t>
      </w:r>
    </w:p>
    <w:p w14:paraId="57B7EE00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инженер Общества несет ответственность за обеспечение соблюдения правил в области охраны труда, экологической безопасности, промышленной безопасности и пожарной безопасности в строгом соответствии с требованиями действующего законодательства Российской Федерации, включая федеральные законы, постановления Правительства РФ и иные нормативно-правовые акты, регулирующие данную сферу деятельности.</w:t>
      </w:r>
    </w:p>
    <w:p w14:paraId="3F683F6D" w14:textId="5BB2C1FD" w:rsidR="00675250" w:rsidRPr="00BA0DA7" w:rsidRDefault="007E71F3" w:rsidP="00666F5C">
      <w:pPr>
        <w:pStyle w:val="20"/>
        <w:numPr>
          <w:ilvl w:val="2"/>
          <w:numId w:val="5"/>
        </w:numPr>
        <w:spacing w:line="360" w:lineRule="auto"/>
        <w:ind w:left="0" w:firstLine="567"/>
        <w:jc w:val="center"/>
        <w:rPr>
          <w:rStyle w:val="a8"/>
          <w:rFonts w:ascii="Times New Roman" w:eastAsia="Times New Roman" w:hAnsi="Times New Roman" w:cs="Times New Roman"/>
          <w:b/>
        </w:rPr>
      </w:pPr>
      <w:bookmarkStart w:id="60" w:name="_Toc222312071"/>
      <w:r>
        <w:rPr>
          <w:rFonts w:ascii="Times New Roman" w:hAnsi="Times New Roman" w:cs="Times New Roman"/>
        </w:rPr>
        <w:t>Хранение топлива</w:t>
      </w:r>
      <w:bookmarkEnd w:id="60"/>
    </w:p>
    <w:p w14:paraId="1789FA8C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bookmarkStart w:id="61" w:name="_Hlk198642428"/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Ёмкости для хранения должны плотно закрываться крышками на прокладках и пломбироваться. Также должны быть заглушены и опломбированы выводящие патрубки, не закольцованные в системе. </w:t>
      </w:r>
    </w:p>
    <w:p w14:paraId="235D9551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Ёмкости для хранения топлива подлежат калибровке один раз в пять лет. На резервуары должны быть составлены калибровочные таблицы. При технической возможности ёмкости могут оснащаться датчиками уровня топлива, датчиками температуры и плотномерами. </w:t>
      </w:r>
    </w:p>
    <w:p w14:paraId="583610B4" w14:textId="77777777" w:rsidR="007E71F3" w:rsidRPr="007E71F3" w:rsidRDefault="007E71F3" w:rsidP="00D0028E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На каждом используемом резервуаре должна быть нанесена маркировка с указанием вида и марки ГСМ, а после проведения калибровки указана вместимость, дата последней калибровки.</w:t>
      </w:r>
    </w:p>
    <w:p w14:paraId="2D2B9FC9" w14:textId="77777777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ежедневно проводит визуальный контроль состояния резервуарного парка путём внешнего осмотра тары и при выявлении признаков повреждений незамедлительно оповещает главного инженера Общества посредством телефонного звонка.</w:t>
      </w:r>
    </w:p>
    <w:p w14:paraId="7D9DA60D" w14:textId="77777777" w:rsidR="007E71F3" w:rsidRPr="00774C14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инженер принимает решение о дальнейших действиях, направленных на </w:t>
      </w:r>
      <w:r w:rsidRPr="00774C1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оперативное устранение повреждений. </w:t>
      </w:r>
    </w:p>
    <w:p w14:paraId="23F83E3B" w14:textId="374FF2AA" w:rsidR="007E71F3" w:rsidRPr="00774C14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74C1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дважды в день, в начале и в конце смены, производит измерение уровня </w:t>
      </w:r>
      <w:r w:rsidR="001D4E3C" w:rsidRPr="00774C14">
        <w:rPr>
          <w:rFonts w:ascii="Times New Roman" w:eastAsia="SimSun" w:hAnsi="Times New Roman" w:cs="Times New Roman"/>
          <w:sz w:val="24"/>
          <w:szCs w:val="24"/>
          <w:lang w:eastAsia="ru-RU"/>
        </w:rPr>
        <w:t>топлива</w:t>
      </w:r>
      <w:r w:rsidRPr="00774C1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резервуарах, измерение уровня подтоварной воды в резервуарах, температуру и плотность топлива. Замер производится в присутствии </w:t>
      </w:r>
      <w:r w:rsidR="00774C14" w:rsidRPr="00774C14">
        <w:rPr>
          <w:rFonts w:ascii="Times New Roman" w:eastAsia="SimSun" w:hAnsi="Times New Roman" w:cs="Times New Roman"/>
          <w:sz w:val="24"/>
          <w:szCs w:val="24"/>
          <w:lang w:eastAsia="ru-RU"/>
        </w:rPr>
        <w:t>работника СБ</w:t>
      </w:r>
      <w:r w:rsidRPr="00774C1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, с записью в Журнал учета плотности, температуры и уровня топлива (Приложение </w:t>
      </w:r>
      <w:r w:rsidR="000A0ED7">
        <w:rPr>
          <w:rFonts w:ascii="Times New Roman" w:eastAsia="SimSun" w:hAnsi="Times New Roman" w:cs="Times New Roman"/>
          <w:sz w:val="24"/>
          <w:szCs w:val="24"/>
          <w:lang w:eastAsia="ru-RU"/>
        </w:rPr>
        <w:t>6</w:t>
      </w:r>
      <w:r w:rsidRPr="00774C14">
        <w:rPr>
          <w:rFonts w:ascii="Times New Roman" w:eastAsia="SimSun" w:hAnsi="Times New Roman" w:cs="Times New Roman"/>
          <w:sz w:val="24"/>
          <w:szCs w:val="24"/>
          <w:lang w:eastAsia="ru-RU"/>
        </w:rPr>
        <w:t>). Проведению замера предшествует вскрытие пломб на заливных горловинах резервуаров с внесением соответствуешь записи в Журнал установки и снятия пломб</w:t>
      </w:r>
      <w:r w:rsidR="00774C14" w:rsidRPr="00774C1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 подписью работника СБ.</w:t>
      </w:r>
    </w:p>
    <w:p w14:paraId="480DC90E" w14:textId="01433EF2" w:rsidR="00A81891" w:rsidRPr="007E71F3" w:rsidRDefault="00A81891" w:rsidP="00A81891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74C14">
        <w:rPr>
          <w:rFonts w:ascii="Times New Roman" w:eastAsia="SimSun" w:hAnsi="Times New Roman" w:cs="Times New Roman"/>
          <w:sz w:val="24"/>
          <w:szCs w:val="24"/>
          <w:lang w:eastAsia="ru-RU"/>
        </w:rPr>
        <w:t>При выявлении в резервуаре подтоварной воды заведующий нефтебазой организует откачку подтоварной воды собственными силами, при наличии в резервуаре устройства для откачки. При отсутствии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устройства откачки и уровне подтоварной воды </w:t>
      </w:r>
      <w:r w:rsidRPr="00A81891">
        <w:rPr>
          <w:rFonts w:ascii="Times New Roman" w:eastAsia="SimSun" w:hAnsi="Times New Roman" w:cs="Times New Roman"/>
          <w:sz w:val="24"/>
          <w:szCs w:val="24"/>
          <w:lang w:eastAsia="ru-RU"/>
        </w:rPr>
        <w:t>на высоте трубопровода линии выдачи необходимо привлечение специализированной организации для выполнения работ по вакуумной откачки подтоварной</w:t>
      </w:r>
      <w:r w:rsidR="00774C1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воды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109A7CDC" w14:textId="77777777" w:rsidR="000023D8" w:rsidRPr="007E71F3" w:rsidRDefault="000023D8" w:rsidP="000023D8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Заведующий нефтебазой закрывает и пломбирует заливные горловины резервуара.</w:t>
      </w:r>
    </w:p>
    <w:p w14:paraId="6B36BDCB" w14:textId="51E21E90" w:rsidR="000023D8" w:rsidRPr="000023D8" w:rsidRDefault="000023D8" w:rsidP="00711874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0023D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Работник СБ производит контроль факта закрытия заливных горловин, установки пломбы и ставит свою подпись в Журнале установки и снятия пломб.</w:t>
      </w:r>
    </w:p>
    <w:p w14:paraId="05781A81" w14:textId="2CD7BB3C" w:rsidR="007E71F3" w:rsidRPr="007E71F3" w:rsidRDefault="007E71F3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не менее 1 раза в 7 дней, в присутствии работника </w:t>
      </w:r>
      <w:r w:rsidR="00D226F8">
        <w:rPr>
          <w:rFonts w:ascii="Times New Roman" w:eastAsia="SimSun" w:hAnsi="Times New Roman" w:cs="Times New Roman"/>
          <w:sz w:val="24"/>
          <w:szCs w:val="24"/>
          <w:lang w:eastAsia="ru-RU"/>
        </w:rPr>
        <w:t>СБ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проверяет состояние пломб топливораздаточной колонки и корректность показаний счетчиков путем контрольного измерения отпускаемых ГСМ по образцовым мерникам. Для этого через колонку дважды производится наполнение образцового мерника. Если отклонения не превышают указанные в техническом паспорте погрешности, то колонка считается исправной и готова к работе. При превышении погрешности заведующий нефтебазы приостанавливает </w:t>
      </w: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заправку из данной колонки и оповещает об этом главного инженера Общества посредством служебной записки на бумажном носителе или в 1С: ДО. </w:t>
      </w:r>
    </w:p>
    <w:p w14:paraId="6B9D7BC3" w14:textId="0F197E08" w:rsidR="007E71F3" w:rsidRPr="007E71F3" w:rsidRDefault="00086AD9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Факт проверки погрешности колонки отражается в Журнале контроля состояния топливораздаточных колонок (Приложение </w:t>
      </w:r>
      <w:r w:rsidR="000A0ED7">
        <w:rPr>
          <w:rFonts w:ascii="Times New Roman" w:eastAsia="SimSun" w:hAnsi="Times New Roman" w:cs="Times New Roman"/>
          <w:sz w:val="24"/>
          <w:szCs w:val="24"/>
          <w:lang w:eastAsia="ru-RU"/>
        </w:rPr>
        <w:t>7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). </w:t>
      </w:r>
    </w:p>
    <w:p w14:paraId="13A1CAD3" w14:textId="6004A231" w:rsidR="007E71F3" w:rsidRPr="007E71F3" w:rsidRDefault="00086AD9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инженер Общества получив </w:t>
      </w:r>
      <w:r w:rsidR="00411370">
        <w:rPr>
          <w:rFonts w:ascii="Times New Roman" w:eastAsia="SimSun" w:hAnsi="Times New Roman" w:cs="Times New Roman"/>
          <w:sz w:val="24"/>
          <w:szCs w:val="24"/>
          <w:lang w:eastAsia="ru-RU"/>
        </w:rPr>
        <w:t>информацию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 некорректных показаниях топливораздаточной колонки</w:t>
      </w:r>
      <w:r w:rsidR="0041137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совместно с ЗГД Общества принимает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 запрете или допуске к дальнейшей работе колонки с учетом погрешности. </w:t>
      </w:r>
      <w:r w:rsidR="00411370">
        <w:rPr>
          <w:rFonts w:ascii="Times New Roman" w:eastAsia="SimSun" w:hAnsi="Times New Roman" w:cs="Times New Roman"/>
          <w:sz w:val="24"/>
          <w:szCs w:val="24"/>
          <w:lang w:eastAsia="ru-RU"/>
        </w:rPr>
        <w:t>На основании принятого решения ЗГД Общества издает распоряжение о запрете или допуске топливораздаточной колонки к работе с учетом погрешности.</w:t>
      </w:r>
    </w:p>
    <w:p w14:paraId="40EEB22E" w14:textId="3B924118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инженер Общества организует устранение неисправности и корректировку топливораздаточной колонки собственными силами или производит вызов специализированной организации.</w:t>
      </w:r>
    </w:p>
    <w:p w14:paraId="20366B06" w14:textId="44599412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Результаты работы по устранению неисправности колонки и ее калибровке принимаются </w:t>
      </w:r>
      <w:proofErr w:type="spellStart"/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комиссионно</w:t>
      </w:r>
      <w:proofErr w:type="spellEnd"/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. Комиссия утверждается приказом ЗГД по Обществу и включает в себя главного инженера Общества, заведующего нефтебазой и работника КПС. Комиссионный акт утверждается ЗГД Общества.</w:t>
      </w:r>
    </w:p>
    <w:p w14:paraId="62B496A0" w14:textId="74D8054A" w:rsidR="007E71F3" w:rsidRPr="007E71F3" w:rsidRDefault="00C655D2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Ежедневно в конце смены производится передача смены между работниками нефтебазы, а в случаях отсутствия работы по сменам — заведующим нефтебазой, в следующем порядке:</w:t>
      </w:r>
    </w:p>
    <w:p w14:paraId="71ED0065" w14:textId="77777777" w:rsidR="007E71F3" w:rsidRPr="007E71F3" w:rsidRDefault="007E71F3" w:rsidP="00666F5C">
      <w:pPr>
        <w:pStyle w:val="aff2"/>
        <w:numPr>
          <w:ilvl w:val="0"/>
          <w:numId w:val="9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снятие показаний указателей суммарного счетчика всех топливораздаточных колонок и стояков. На их основании определяют объем ГСМ, выданных за смену;</w:t>
      </w:r>
    </w:p>
    <w:p w14:paraId="2C3522BF" w14:textId="77777777" w:rsidR="007E71F3" w:rsidRPr="007E71F3" w:rsidRDefault="007E71F3" w:rsidP="00666F5C">
      <w:pPr>
        <w:pStyle w:val="aff2"/>
        <w:numPr>
          <w:ilvl w:val="0"/>
          <w:numId w:val="9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проверка целостности и номеров пломб на резервуарах, колонках, стояках, топливозаправщиках (если в ночное время суток он находился на территории нефтебазы с заполненной цистерной);</w:t>
      </w:r>
    </w:p>
    <w:p w14:paraId="0D82BD33" w14:textId="77777777" w:rsidR="007E71F3" w:rsidRPr="007E71F3" w:rsidRDefault="007E71F3" w:rsidP="00666F5C">
      <w:pPr>
        <w:pStyle w:val="aff2"/>
        <w:numPr>
          <w:ilvl w:val="0"/>
          <w:numId w:val="9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измерение общего уровня топлива, его плотность и температуру в каждом резервуаре. По результатам измерений определяют объем и вес нефтепродукта;</w:t>
      </w:r>
    </w:p>
    <w:p w14:paraId="6BA10FC3" w14:textId="77777777" w:rsidR="007E71F3" w:rsidRPr="007E71F3" w:rsidRDefault="007E71F3" w:rsidP="00666F5C">
      <w:pPr>
        <w:pStyle w:val="aff2"/>
        <w:numPr>
          <w:ilvl w:val="0"/>
          <w:numId w:val="9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проверка наличия и уровня подтоварной воды.</w:t>
      </w:r>
    </w:p>
    <w:p w14:paraId="463B43EC" w14:textId="683100FB" w:rsidR="007E71F3" w:rsidRPr="007E71F3" w:rsidRDefault="00A25984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Полученные данные отражаются в Журнале приема-передачи смены (Приложение </w:t>
      </w:r>
      <w:r w:rsidR="000A0ED7">
        <w:rPr>
          <w:rFonts w:ascii="Times New Roman" w:eastAsia="SimSun" w:hAnsi="Times New Roman" w:cs="Times New Roman"/>
          <w:sz w:val="24"/>
          <w:szCs w:val="24"/>
          <w:lang w:eastAsia="ru-RU"/>
        </w:rPr>
        <w:t>8</w:t>
      </w:r>
      <w:r w:rsidR="007E71F3" w:rsidRPr="007E71F3">
        <w:rPr>
          <w:rFonts w:ascii="Times New Roman" w:eastAsia="SimSun" w:hAnsi="Times New Roman" w:cs="Times New Roman"/>
          <w:sz w:val="24"/>
          <w:szCs w:val="24"/>
          <w:lang w:eastAsia="ru-RU"/>
        </w:rPr>
        <w:t>), под которыми оба материально ответственных лица ставят свои подписи и их расшифровку. В случаях отсутствия работы по сменам заведующий нефтебазой заполняет самостоятельно.</w:t>
      </w:r>
    </w:p>
    <w:bookmarkEnd w:id="61"/>
    <w:p w14:paraId="687C5B53" w14:textId="4E88FA9E" w:rsidR="00583391" w:rsidRPr="00BA0DA7" w:rsidRDefault="002539EF" w:rsidP="00666F5C">
      <w:pPr>
        <w:pStyle w:val="20"/>
        <w:numPr>
          <w:ilvl w:val="2"/>
          <w:numId w:val="5"/>
        </w:numPr>
        <w:spacing w:line="360" w:lineRule="auto"/>
        <w:ind w:left="567" w:hanging="567"/>
        <w:jc w:val="center"/>
        <w:rPr>
          <w:rStyle w:val="a8"/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</w:rPr>
        <w:lastRenderedPageBreak/>
        <w:t xml:space="preserve"> </w:t>
      </w:r>
      <w:bookmarkStart w:id="62" w:name="_Toc222312072"/>
      <w:r>
        <w:rPr>
          <w:rFonts w:ascii="Times New Roman" w:hAnsi="Times New Roman" w:cs="Times New Roman"/>
        </w:rPr>
        <w:t>Хранение масел и смазочных материалов</w:t>
      </w:r>
      <w:bookmarkEnd w:id="62"/>
    </w:p>
    <w:p w14:paraId="384E6E78" w14:textId="77777777" w:rsidR="002539EF" w:rsidRPr="002539EF" w:rsidRDefault="002539EF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539EF">
        <w:rPr>
          <w:rFonts w:ascii="Times New Roman" w:eastAsia="SimSun" w:hAnsi="Times New Roman" w:cs="Times New Roman"/>
          <w:sz w:val="24"/>
          <w:szCs w:val="24"/>
          <w:lang w:eastAsia="ru-RU"/>
        </w:rPr>
        <w:t>Хранение масел и смазочных материалов осуществляется в таре, в которых они поступили на склад.</w:t>
      </w:r>
    </w:p>
    <w:p w14:paraId="33F0D540" w14:textId="77777777" w:rsidR="002539EF" w:rsidRPr="002539EF" w:rsidRDefault="002539EF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539EF">
        <w:rPr>
          <w:rFonts w:ascii="Times New Roman" w:eastAsia="SimSun" w:hAnsi="Times New Roman" w:cs="Times New Roman"/>
          <w:sz w:val="24"/>
          <w:szCs w:val="24"/>
          <w:lang w:eastAsia="ru-RU"/>
        </w:rPr>
        <w:t>Масла и смазочные материалы должны храниться в отдельном помещении, запираемом на ключ, с возможностью пломбировки.</w:t>
      </w:r>
    </w:p>
    <w:p w14:paraId="3931C20E" w14:textId="3C7DD611" w:rsidR="002539EF" w:rsidRPr="002539EF" w:rsidRDefault="002539EF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539E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Заведующий нефтебазой не менее двух раз в день, в начале и конце смены, проверяет наличие пломб и соответствие их номеров </w:t>
      </w:r>
      <w:r w:rsidR="00267553">
        <w:rPr>
          <w:rFonts w:ascii="Times New Roman" w:eastAsia="SimSun" w:hAnsi="Times New Roman" w:cs="Times New Roman"/>
          <w:sz w:val="24"/>
          <w:szCs w:val="24"/>
          <w:lang w:eastAsia="ru-RU"/>
        </w:rPr>
        <w:t>Журналу установки и снятии пломб.</w:t>
      </w:r>
    </w:p>
    <w:p w14:paraId="44EE69B4" w14:textId="77777777" w:rsidR="002539EF" w:rsidRPr="002539EF" w:rsidRDefault="002539EF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539EF">
        <w:rPr>
          <w:rFonts w:ascii="Times New Roman" w:eastAsia="SimSun" w:hAnsi="Times New Roman" w:cs="Times New Roman"/>
          <w:sz w:val="24"/>
          <w:szCs w:val="24"/>
          <w:lang w:eastAsia="ru-RU"/>
        </w:rPr>
        <w:t>Масла и смазочные материалы должны храниться в закрытом состоянии.</w:t>
      </w:r>
    </w:p>
    <w:p w14:paraId="473B84C4" w14:textId="440D945A" w:rsidR="009A7A01" w:rsidRDefault="002539EF" w:rsidP="00666F5C">
      <w:pPr>
        <w:pStyle w:val="20"/>
        <w:numPr>
          <w:ilvl w:val="1"/>
          <w:numId w:val="5"/>
        </w:numPr>
        <w:tabs>
          <w:tab w:val="clear" w:pos="720"/>
          <w:tab w:val="left" w:pos="709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63" w:name="_Toc222312073"/>
      <w:r>
        <w:rPr>
          <w:rFonts w:ascii="Times New Roman" w:hAnsi="Times New Roman" w:cs="Times New Roman"/>
        </w:rPr>
        <w:t>Выдача ГСМ</w:t>
      </w:r>
      <w:bookmarkEnd w:id="63"/>
    </w:p>
    <w:p w14:paraId="66F6D9C2" w14:textId="3AE4AEA0" w:rsidR="00AB0F91" w:rsidRPr="000B2A2C" w:rsidRDefault="00480689" w:rsidP="00666F5C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64" w:name="_Toc222312074"/>
      <w:r w:rsidR="00C4742B">
        <w:rPr>
          <w:rFonts w:ascii="Times New Roman" w:hAnsi="Times New Roman" w:cs="Times New Roman"/>
        </w:rPr>
        <w:t>Общие положения</w:t>
      </w:r>
      <w:bookmarkEnd w:id="64"/>
    </w:p>
    <w:p w14:paraId="67A09B05" w14:textId="77777777" w:rsidR="00C4742B" w:rsidRPr="002539EF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bookmarkStart w:id="65" w:name="_Hlk220655963"/>
      <w:r w:rsidRPr="002539EF">
        <w:rPr>
          <w:rStyle w:val="a8"/>
          <w:rFonts w:ascii="Times New Roman" w:hAnsi="Times New Roman" w:cs="Times New Roman"/>
          <w:b w:val="0"/>
        </w:rPr>
        <w:t xml:space="preserve">Выдача топлива в Обществах, где внедрена система топливных карт, осуществляется только через топливораздаточные колонки и топливозаправщики при наличии топливной карты, закрепленной за соответствующим транспортным средством или техникой. Фиксация выдачи топлива в заправочных ведомостях, </w:t>
      </w:r>
      <w:proofErr w:type="spellStart"/>
      <w:r w:rsidRPr="002539EF">
        <w:rPr>
          <w:rStyle w:val="a8"/>
          <w:rFonts w:ascii="Times New Roman" w:hAnsi="Times New Roman" w:cs="Times New Roman"/>
          <w:b w:val="0"/>
        </w:rPr>
        <w:t>лимитно</w:t>
      </w:r>
      <w:proofErr w:type="spellEnd"/>
      <w:r w:rsidRPr="002539EF">
        <w:rPr>
          <w:rStyle w:val="a8"/>
          <w:rFonts w:ascii="Times New Roman" w:hAnsi="Times New Roman" w:cs="Times New Roman"/>
          <w:b w:val="0"/>
        </w:rPr>
        <w:t>-заборных картах и журналах расхода нефтепродукта производится всегда, независимо от наличия системы топливных карт в Обществе.</w:t>
      </w:r>
    </w:p>
    <w:p w14:paraId="17680595" w14:textId="4ADC929C" w:rsidR="00C4742B" w:rsidRPr="002539EF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t xml:space="preserve">Заведующий нефтебазой обеспечивает наличие </w:t>
      </w:r>
      <w:r>
        <w:rPr>
          <w:rStyle w:val="a8"/>
          <w:rFonts w:ascii="Times New Roman" w:hAnsi="Times New Roman" w:cs="Times New Roman"/>
          <w:b w:val="0"/>
        </w:rPr>
        <w:t>З</w:t>
      </w:r>
      <w:r w:rsidRPr="002539EF">
        <w:rPr>
          <w:rStyle w:val="a8"/>
          <w:rFonts w:ascii="Times New Roman" w:hAnsi="Times New Roman" w:cs="Times New Roman"/>
          <w:b w:val="0"/>
        </w:rPr>
        <w:t xml:space="preserve">аправочных ведомостей (Приложение </w:t>
      </w:r>
      <w:r w:rsidR="000A0ED7">
        <w:rPr>
          <w:rStyle w:val="a8"/>
          <w:rFonts w:ascii="Times New Roman" w:hAnsi="Times New Roman" w:cs="Times New Roman"/>
          <w:b w:val="0"/>
        </w:rPr>
        <w:t>9</w:t>
      </w:r>
      <w:r w:rsidRPr="002539EF">
        <w:rPr>
          <w:rStyle w:val="a8"/>
          <w:rFonts w:ascii="Times New Roman" w:hAnsi="Times New Roman" w:cs="Times New Roman"/>
          <w:b w:val="0"/>
        </w:rPr>
        <w:t xml:space="preserve">), </w:t>
      </w:r>
      <w:proofErr w:type="spellStart"/>
      <w:r>
        <w:rPr>
          <w:rStyle w:val="a8"/>
          <w:rFonts w:ascii="Times New Roman" w:hAnsi="Times New Roman" w:cs="Times New Roman"/>
          <w:b w:val="0"/>
        </w:rPr>
        <w:t>Л</w:t>
      </w:r>
      <w:r w:rsidRPr="002539EF">
        <w:rPr>
          <w:rStyle w:val="a8"/>
          <w:rFonts w:ascii="Times New Roman" w:hAnsi="Times New Roman" w:cs="Times New Roman"/>
          <w:b w:val="0"/>
        </w:rPr>
        <w:t>имитно</w:t>
      </w:r>
      <w:proofErr w:type="spellEnd"/>
      <w:r w:rsidRPr="002539EF">
        <w:rPr>
          <w:rStyle w:val="a8"/>
          <w:rFonts w:ascii="Times New Roman" w:hAnsi="Times New Roman" w:cs="Times New Roman"/>
          <w:b w:val="0"/>
        </w:rPr>
        <w:t xml:space="preserve">-заборных карт (Приложение </w:t>
      </w:r>
      <w:r w:rsidR="000A0ED7">
        <w:rPr>
          <w:rStyle w:val="a8"/>
          <w:rFonts w:ascii="Times New Roman" w:hAnsi="Times New Roman" w:cs="Times New Roman"/>
          <w:b w:val="0"/>
        </w:rPr>
        <w:t>10</w:t>
      </w:r>
      <w:r w:rsidRPr="002539EF">
        <w:rPr>
          <w:rStyle w:val="a8"/>
          <w:rFonts w:ascii="Times New Roman" w:hAnsi="Times New Roman" w:cs="Times New Roman"/>
          <w:b w:val="0"/>
        </w:rPr>
        <w:t xml:space="preserve">) и Журнала расхода нефтепродукта (Приложение </w:t>
      </w:r>
      <w:r>
        <w:rPr>
          <w:rStyle w:val="a8"/>
          <w:rFonts w:ascii="Times New Roman" w:hAnsi="Times New Roman" w:cs="Times New Roman"/>
          <w:b w:val="0"/>
        </w:rPr>
        <w:t>1</w:t>
      </w:r>
      <w:r w:rsidR="000A0ED7">
        <w:rPr>
          <w:rStyle w:val="a8"/>
          <w:rFonts w:ascii="Times New Roman" w:hAnsi="Times New Roman" w:cs="Times New Roman"/>
          <w:b w:val="0"/>
        </w:rPr>
        <w:t>1</w:t>
      </w:r>
      <w:r w:rsidRPr="002539EF">
        <w:rPr>
          <w:rStyle w:val="a8"/>
          <w:rFonts w:ascii="Times New Roman" w:hAnsi="Times New Roman" w:cs="Times New Roman"/>
          <w:b w:val="0"/>
        </w:rPr>
        <w:t>).</w:t>
      </w:r>
    </w:p>
    <w:p w14:paraId="0CAAD4C9" w14:textId="77777777" w:rsidR="00C4742B" w:rsidRPr="002539EF" w:rsidRDefault="00C4742B" w:rsidP="00C4742B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t>Заправочная ведомость ведется в течение дня, в ней отмечается каждая выдача топлива независимо от автомобиля/техники. В ней расписывается водитель заправляемой техники.</w:t>
      </w:r>
    </w:p>
    <w:p w14:paraId="10B1EA94" w14:textId="77777777" w:rsidR="00C4742B" w:rsidRPr="002539EF" w:rsidRDefault="00C4742B" w:rsidP="00C4742B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proofErr w:type="spellStart"/>
      <w:r w:rsidRPr="002539EF">
        <w:rPr>
          <w:rStyle w:val="a8"/>
          <w:rFonts w:ascii="Times New Roman" w:hAnsi="Times New Roman" w:cs="Times New Roman"/>
          <w:b w:val="0"/>
        </w:rPr>
        <w:t>Лимитно</w:t>
      </w:r>
      <w:proofErr w:type="spellEnd"/>
      <w:r w:rsidRPr="002539EF">
        <w:rPr>
          <w:rStyle w:val="a8"/>
          <w:rFonts w:ascii="Times New Roman" w:hAnsi="Times New Roman" w:cs="Times New Roman"/>
          <w:b w:val="0"/>
        </w:rPr>
        <w:t>-заборная карта формируется на каждый автомобиль или технику и ведется в течение месяца. В ней расписывается водитель.</w:t>
      </w:r>
    </w:p>
    <w:p w14:paraId="1480F527" w14:textId="77777777" w:rsidR="00C4742B" w:rsidRPr="002539EF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t xml:space="preserve">Заправка должна проводиться на максимально возможно ровной поверхности с заранее включённой массой (не менее чем за 20 минут). После завершения заправки запрещается отключать массу ещё как минимум 20 минут. Ответственность за выполнение данного требования несёт сам водитель или </w:t>
      </w:r>
      <w:r>
        <w:rPr>
          <w:rStyle w:val="a8"/>
          <w:rFonts w:ascii="Times New Roman" w:hAnsi="Times New Roman" w:cs="Times New Roman"/>
          <w:b w:val="0"/>
        </w:rPr>
        <w:t>т</w:t>
      </w:r>
      <w:r w:rsidRPr="0098512E">
        <w:rPr>
          <w:rStyle w:val="a8"/>
          <w:rFonts w:ascii="Times New Roman" w:hAnsi="Times New Roman" w:cs="Times New Roman"/>
          <w:b w:val="0"/>
        </w:rPr>
        <w:t xml:space="preserve">ракторист-машинист сельскохозяйственного производства </w:t>
      </w:r>
      <w:r>
        <w:rPr>
          <w:rStyle w:val="a8"/>
          <w:rFonts w:ascii="Times New Roman" w:hAnsi="Times New Roman" w:cs="Times New Roman"/>
          <w:b w:val="0"/>
        </w:rPr>
        <w:t xml:space="preserve">(далее – </w:t>
      </w:r>
      <w:r w:rsidRPr="002539EF">
        <w:rPr>
          <w:rStyle w:val="a8"/>
          <w:rFonts w:ascii="Times New Roman" w:hAnsi="Times New Roman" w:cs="Times New Roman"/>
          <w:b w:val="0"/>
        </w:rPr>
        <w:t>механизатор</w:t>
      </w:r>
      <w:r>
        <w:rPr>
          <w:rStyle w:val="a8"/>
          <w:rFonts w:ascii="Times New Roman" w:hAnsi="Times New Roman" w:cs="Times New Roman"/>
          <w:b w:val="0"/>
        </w:rPr>
        <w:t>)</w:t>
      </w:r>
      <w:r w:rsidRPr="002539EF">
        <w:rPr>
          <w:rStyle w:val="a8"/>
          <w:rFonts w:ascii="Times New Roman" w:hAnsi="Times New Roman" w:cs="Times New Roman"/>
          <w:b w:val="0"/>
        </w:rPr>
        <w:t>.</w:t>
      </w:r>
    </w:p>
    <w:p w14:paraId="3249944A" w14:textId="77777777" w:rsidR="00C4742B" w:rsidRPr="002539EF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t>Заправка автомобиля или техники «под горловину» (до самого края) бака запрещена.</w:t>
      </w:r>
    </w:p>
    <w:p w14:paraId="463F34E7" w14:textId="065983AD" w:rsidR="00C4742B" w:rsidRDefault="00C4742B" w:rsidP="00CC3950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AC7FC8">
        <w:rPr>
          <w:rStyle w:val="a8"/>
          <w:rFonts w:ascii="Times New Roman" w:hAnsi="Times New Roman" w:cs="Times New Roman"/>
          <w:b w:val="0"/>
        </w:rPr>
        <w:t>Интервал между заправками должен составлять не менее двух минут.</w:t>
      </w:r>
    </w:p>
    <w:p w14:paraId="331D2C63" w14:textId="53465B25" w:rsidR="00AC7FC8" w:rsidRPr="00AC7FC8" w:rsidRDefault="00AC7FC8" w:rsidP="009508DA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AC7FC8">
        <w:rPr>
          <w:rStyle w:val="a8"/>
          <w:rFonts w:ascii="Times New Roman" w:hAnsi="Times New Roman" w:cs="Times New Roman"/>
          <w:b w:val="0"/>
        </w:rPr>
        <w:lastRenderedPageBreak/>
        <w:t>Выдача ГСМ на удалённых стационарных пунктах заправки в баки машин производится аналогично центральной нефтебазе.</w:t>
      </w:r>
    </w:p>
    <w:p w14:paraId="2343790F" w14:textId="77777777" w:rsidR="00C4742B" w:rsidRPr="000B2A2C" w:rsidRDefault="00C4742B" w:rsidP="00C4742B">
      <w:pPr>
        <w:pStyle w:val="20"/>
        <w:numPr>
          <w:ilvl w:val="2"/>
          <w:numId w:val="5"/>
        </w:numPr>
        <w:tabs>
          <w:tab w:val="clear" w:pos="720"/>
          <w:tab w:val="num" w:pos="0"/>
          <w:tab w:val="left" w:pos="709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66" w:name="_Toc222312075"/>
      <w:r>
        <w:rPr>
          <w:rFonts w:ascii="Times New Roman" w:hAnsi="Times New Roman" w:cs="Times New Roman"/>
        </w:rPr>
        <w:t>Выдача топлива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 бензобак</w:t>
      </w:r>
      <w:bookmarkEnd w:id="66"/>
    </w:p>
    <w:p w14:paraId="294FE330" w14:textId="65CD284F" w:rsidR="002539EF" w:rsidRPr="002539EF" w:rsidRDefault="002539EF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t>Водитель или механизатор, управляющий автомобилем/техникой требующей заправки передает заправочную карту</w:t>
      </w:r>
      <w:r w:rsidR="00AC7FC8">
        <w:rPr>
          <w:rStyle w:val="a8"/>
          <w:rFonts w:ascii="Times New Roman" w:hAnsi="Times New Roman" w:cs="Times New Roman"/>
          <w:b w:val="0"/>
        </w:rPr>
        <w:t xml:space="preserve"> (при наличии системы топливных карт)</w:t>
      </w:r>
      <w:r w:rsidRPr="002539EF">
        <w:rPr>
          <w:rStyle w:val="a8"/>
          <w:rFonts w:ascii="Times New Roman" w:hAnsi="Times New Roman" w:cs="Times New Roman"/>
          <w:b w:val="0"/>
        </w:rPr>
        <w:t>, путевой лист или учетный лист тракториста-машиниста заведующему нефтебазой и озвучивает необходимое количество литров к заправке.</w:t>
      </w:r>
    </w:p>
    <w:p w14:paraId="78CB67D3" w14:textId="77777777" w:rsidR="002539EF" w:rsidRPr="002539EF" w:rsidRDefault="002539EF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t>Заведующий нефтебазой прикладывает к считывателю топливную карту, вводит затребованное количество литров в блок управления топливораздаточной колонкой и отправляет топливо на выдачу.</w:t>
      </w:r>
    </w:p>
    <w:p w14:paraId="2E5AFD1E" w14:textId="1E4FE457" w:rsidR="002539EF" w:rsidRPr="002539EF" w:rsidRDefault="00C655D2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2539EF" w:rsidRPr="002539EF">
        <w:rPr>
          <w:rStyle w:val="a8"/>
          <w:rFonts w:ascii="Times New Roman" w:hAnsi="Times New Roman" w:cs="Times New Roman"/>
          <w:b w:val="0"/>
        </w:rPr>
        <w:t>Водитель или механизатор контролирует заправку.</w:t>
      </w:r>
    </w:p>
    <w:p w14:paraId="6C016D56" w14:textId="4FC28070" w:rsidR="00C4742B" w:rsidRDefault="00C655D2" w:rsidP="00196F13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C4742B">
        <w:rPr>
          <w:rStyle w:val="a8"/>
          <w:rFonts w:ascii="Times New Roman" w:hAnsi="Times New Roman" w:cs="Times New Roman"/>
          <w:b w:val="0"/>
        </w:rPr>
        <w:t xml:space="preserve"> </w:t>
      </w:r>
      <w:r w:rsidR="002539EF" w:rsidRPr="00C4742B">
        <w:rPr>
          <w:rStyle w:val="a8"/>
          <w:rFonts w:ascii="Times New Roman" w:hAnsi="Times New Roman" w:cs="Times New Roman"/>
          <w:b w:val="0"/>
        </w:rPr>
        <w:t xml:space="preserve">Заведующий нефтебазой ставит отметку в путевом листе или учетном листе тракториста-машиниста о факте заправки и количестве отпущенных литров. Аналогичную запись заведующий нефтебазой вносит в заправочную ведомость и </w:t>
      </w:r>
      <w:proofErr w:type="spellStart"/>
      <w:r w:rsidR="002539EF" w:rsidRPr="00C4742B">
        <w:rPr>
          <w:rStyle w:val="a8"/>
          <w:rFonts w:ascii="Times New Roman" w:hAnsi="Times New Roman" w:cs="Times New Roman"/>
          <w:b w:val="0"/>
        </w:rPr>
        <w:t>лимитно</w:t>
      </w:r>
      <w:proofErr w:type="spellEnd"/>
      <w:r w:rsidR="002539EF" w:rsidRPr="00C4742B">
        <w:rPr>
          <w:rStyle w:val="a8"/>
          <w:rFonts w:ascii="Times New Roman" w:hAnsi="Times New Roman" w:cs="Times New Roman"/>
          <w:b w:val="0"/>
        </w:rPr>
        <w:t>-заборную карту и подписывает ее у водителя/механизатора.</w:t>
      </w:r>
    </w:p>
    <w:p w14:paraId="5D06D66B" w14:textId="77777777" w:rsidR="00C4742B" w:rsidRPr="002539EF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t xml:space="preserve">Заведующий нефтебазой в начале следующей смены, формирует документ «Комплектация номенклатуры» в Учетной системе, в котором производит пересчет выданных за предыдущую смену литров в килограммы. </w:t>
      </w:r>
    </w:p>
    <w:p w14:paraId="6A5C9CBD" w14:textId="77777777" w:rsidR="00C4742B" w:rsidRPr="00C655D2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Pr="00C655D2">
        <w:rPr>
          <w:rStyle w:val="a8"/>
          <w:rFonts w:ascii="Times New Roman" w:hAnsi="Times New Roman" w:cs="Times New Roman"/>
          <w:b w:val="0"/>
        </w:rPr>
        <w:t>Перевод выданных литров топлива в килограммы производится в соответствии с методикой перевода, указанной в п. 2.7.7. текущего Регламента.</w:t>
      </w:r>
    </w:p>
    <w:p w14:paraId="5C6B2D91" w14:textId="79F6A65F" w:rsidR="00C4742B" w:rsidRPr="002539EF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t>В конце месяца на центральной нефтебазе и стационарных пунктах заправки на основании заправочной ведомости, накладных на перемещение и первичной документации по приему и отпуску топлива, заведующим нефтебазы составляется ежемесячный материальный отчет о движении ГСМ в количественном выражении (литры и килограммы), который сдаётся в бухгалтерию. Бухгалтерия ведет учет движения ГСМ в количественно-стоимостной оценке.</w:t>
      </w:r>
    </w:p>
    <w:p w14:paraId="16BFF469" w14:textId="77777777" w:rsidR="00C4742B" w:rsidRPr="002539EF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Pr="002539EF">
        <w:rPr>
          <w:rStyle w:val="a8"/>
          <w:rFonts w:ascii="Times New Roman" w:hAnsi="Times New Roman" w:cs="Times New Roman"/>
          <w:b w:val="0"/>
        </w:rPr>
        <w:t>К отчету прилагаются все первичные документы, по которым производился приём и отпуск ГСМ.</w:t>
      </w:r>
    </w:p>
    <w:p w14:paraId="5D1026BA" w14:textId="77777777" w:rsidR="00C4742B" w:rsidRPr="002539EF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Pr="002539EF">
        <w:rPr>
          <w:rStyle w:val="a8"/>
          <w:rFonts w:ascii="Times New Roman" w:hAnsi="Times New Roman" w:cs="Times New Roman"/>
          <w:b w:val="0"/>
        </w:rPr>
        <w:t>В растениеводческих Обществах бухгалтер-учётчик ежемесячно предоставляет в бухгалтерию список (реестр) техники участка, бригады, отделения с фактическими остатками топлива в баке каждой единицы техники. Конкретная дата предоставления данного списка устанавливается приказом ЗГД.</w:t>
      </w:r>
    </w:p>
    <w:p w14:paraId="73C6206D" w14:textId="0D454000" w:rsidR="00C4742B" w:rsidRPr="00EF2695" w:rsidRDefault="00C4742B" w:rsidP="008458A3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EF2695">
        <w:rPr>
          <w:rStyle w:val="a8"/>
          <w:rFonts w:ascii="Times New Roman" w:hAnsi="Times New Roman" w:cs="Times New Roman"/>
          <w:b w:val="0"/>
        </w:rPr>
        <w:lastRenderedPageBreak/>
        <w:t xml:space="preserve"> После сличения </w:t>
      </w:r>
      <w:r w:rsidR="00467043">
        <w:rPr>
          <w:rStyle w:val="a8"/>
          <w:rFonts w:ascii="Times New Roman" w:hAnsi="Times New Roman" w:cs="Times New Roman"/>
          <w:b w:val="0"/>
        </w:rPr>
        <w:t xml:space="preserve">бухгалтерской службы Общества </w:t>
      </w:r>
      <w:r w:rsidRPr="00EF2695">
        <w:rPr>
          <w:rStyle w:val="a8"/>
          <w:rFonts w:ascii="Times New Roman" w:hAnsi="Times New Roman" w:cs="Times New Roman"/>
          <w:b w:val="0"/>
        </w:rPr>
        <w:t>отчёта о движении ГСМ с фактическими остатками топлива в баке каждой единицы техники, данный отчёт вместе с документами по приходу и расходу служат основанием для отражения в бухгалтерском учете движения ГСМ.</w:t>
      </w:r>
    </w:p>
    <w:p w14:paraId="399D5260" w14:textId="3BE97CB3" w:rsidR="00C4742B" w:rsidRPr="000B2A2C" w:rsidRDefault="00C4742B" w:rsidP="00C4742B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67" w:name="_Toc222312076"/>
      <w:r>
        <w:rPr>
          <w:rFonts w:ascii="Times New Roman" w:hAnsi="Times New Roman" w:cs="Times New Roman"/>
        </w:rPr>
        <w:t>Выдача топлива</w:t>
      </w:r>
      <w:r w:rsidRPr="00C474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цистерну автозаправщика</w:t>
      </w:r>
      <w:bookmarkEnd w:id="67"/>
    </w:p>
    <w:p w14:paraId="38DEF886" w14:textId="4FA34AE6" w:rsidR="00AC7FC8" w:rsidRPr="002539EF" w:rsidRDefault="00C655D2" w:rsidP="00AC7FC8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AC7FC8">
        <w:rPr>
          <w:rStyle w:val="a8"/>
          <w:rFonts w:ascii="Times New Roman" w:hAnsi="Times New Roman" w:cs="Times New Roman"/>
          <w:b w:val="0"/>
        </w:rPr>
        <w:t>Водитель-заправщик</w:t>
      </w:r>
      <w:r w:rsidR="00AC7FC8" w:rsidRPr="002539EF">
        <w:rPr>
          <w:rStyle w:val="a8"/>
          <w:rFonts w:ascii="Times New Roman" w:hAnsi="Times New Roman" w:cs="Times New Roman"/>
          <w:b w:val="0"/>
        </w:rPr>
        <w:t xml:space="preserve"> передает заправочную карту</w:t>
      </w:r>
      <w:r w:rsidR="00AC7FC8">
        <w:rPr>
          <w:rStyle w:val="a8"/>
          <w:rFonts w:ascii="Times New Roman" w:hAnsi="Times New Roman" w:cs="Times New Roman"/>
          <w:b w:val="0"/>
        </w:rPr>
        <w:t xml:space="preserve"> (при наличии системы топливных карт)</w:t>
      </w:r>
      <w:r w:rsidR="00AC7FC8" w:rsidRPr="002539EF">
        <w:rPr>
          <w:rStyle w:val="a8"/>
          <w:rFonts w:ascii="Times New Roman" w:hAnsi="Times New Roman" w:cs="Times New Roman"/>
          <w:b w:val="0"/>
        </w:rPr>
        <w:t>, путевой лист заведующему нефтебазой и озвучивает необходимое количество литров к заправке.</w:t>
      </w:r>
    </w:p>
    <w:p w14:paraId="5CF110DB" w14:textId="77777777" w:rsidR="00AC7FC8" w:rsidRPr="002539EF" w:rsidRDefault="00AC7FC8" w:rsidP="00AC7FC8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t>Заведующий нефтебазой прикладывает к считывателю топливную карту, вводит затребованное количество литров в блок управления топливораздаточной колонкой и отправляет топливо на выдачу.</w:t>
      </w:r>
    </w:p>
    <w:p w14:paraId="6DB0F61F" w14:textId="52009273" w:rsidR="00AC7FC8" w:rsidRPr="00AC7FC8" w:rsidRDefault="00AC7FC8" w:rsidP="000B7ED4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AC7FC8">
        <w:rPr>
          <w:rStyle w:val="a8"/>
          <w:rFonts w:ascii="Times New Roman" w:hAnsi="Times New Roman" w:cs="Times New Roman"/>
          <w:b w:val="0"/>
        </w:rPr>
        <w:t xml:space="preserve"> Водитель или механизатор контролирует заправку.</w:t>
      </w:r>
    </w:p>
    <w:p w14:paraId="583B8748" w14:textId="3731D2F0" w:rsidR="002539EF" w:rsidRPr="00C4742B" w:rsidRDefault="002539EF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C4742B">
        <w:rPr>
          <w:rStyle w:val="a8"/>
          <w:rFonts w:ascii="Times New Roman" w:hAnsi="Times New Roman" w:cs="Times New Roman"/>
          <w:b w:val="0"/>
        </w:rPr>
        <w:t>Заведующий нефтебазой формирует отдельную заправочную ведомость</w:t>
      </w:r>
      <w:r w:rsidR="00314751">
        <w:rPr>
          <w:rStyle w:val="a8"/>
          <w:rFonts w:ascii="Times New Roman" w:hAnsi="Times New Roman" w:cs="Times New Roman"/>
          <w:b w:val="0"/>
        </w:rPr>
        <w:t xml:space="preserve"> и </w:t>
      </w:r>
      <w:proofErr w:type="spellStart"/>
      <w:r w:rsidR="00314751">
        <w:rPr>
          <w:rStyle w:val="a8"/>
          <w:rFonts w:ascii="Times New Roman" w:hAnsi="Times New Roman" w:cs="Times New Roman"/>
          <w:b w:val="0"/>
        </w:rPr>
        <w:t>лимитно-забоную</w:t>
      </w:r>
      <w:proofErr w:type="spellEnd"/>
      <w:r w:rsidR="00314751">
        <w:rPr>
          <w:rStyle w:val="a8"/>
          <w:rFonts w:ascii="Times New Roman" w:hAnsi="Times New Roman" w:cs="Times New Roman"/>
          <w:b w:val="0"/>
        </w:rPr>
        <w:t xml:space="preserve"> карту</w:t>
      </w:r>
      <w:r w:rsidRPr="00C4742B">
        <w:rPr>
          <w:rStyle w:val="a8"/>
          <w:rFonts w:ascii="Times New Roman" w:hAnsi="Times New Roman" w:cs="Times New Roman"/>
          <w:b w:val="0"/>
        </w:rPr>
        <w:t>, в которой фиксируется как автомобиль, так и Ф.И.О. водителя</w:t>
      </w:r>
      <w:r w:rsidR="00AC7FC8">
        <w:rPr>
          <w:rStyle w:val="a8"/>
          <w:rFonts w:ascii="Times New Roman" w:hAnsi="Times New Roman" w:cs="Times New Roman"/>
          <w:b w:val="0"/>
        </w:rPr>
        <w:t>, ставит отметку о заправке и подписывает ее у водителя-заправщика</w:t>
      </w:r>
      <w:r w:rsidRPr="00C4742B">
        <w:rPr>
          <w:rStyle w:val="a8"/>
          <w:rFonts w:ascii="Times New Roman" w:hAnsi="Times New Roman" w:cs="Times New Roman"/>
          <w:b w:val="0"/>
        </w:rPr>
        <w:t xml:space="preserve">. </w:t>
      </w:r>
    </w:p>
    <w:p w14:paraId="66FBC2F6" w14:textId="508B6674" w:rsidR="002539EF" w:rsidRPr="002539EF" w:rsidRDefault="002539EF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t>В случае перемещения топлива на стационарный пункт заправки заведующий нефтебазы оформляет две накладные на перемещение, в первой из которых указывается количество ГСМ в килограммах, отгруженное в топливозаправщик (подписи «сдал» - заведующий нефтебазы, «принял» водитель</w:t>
      </w:r>
      <w:r w:rsidR="00314751">
        <w:rPr>
          <w:rStyle w:val="a8"/>
          <w:rFonts w:ascii="Times New Roman" w:hAnsi="Times New Roman" w:cs="Times New Roman"/>
          <w:b w:val="0"/>
        </w:rPr>
        <w:t>-заправщик</w:t>
      </w:r>
      <w:r w:rsidRPr="002539EF">
        <w:rPr>
          <w:rStyle w:val="a8"/>
          <w:rFonts w:ascii="Times New Roman" w:hAnsi="Times New Roman" w:cs="Times New Roman"/>
          <w:b w:val="0"/>
        </w:rPr>
        <w:t xml:space="preserve">). По второй — груз в килограммах принимает </w:t>
      </w:r>
      <w:r w:rsidR="0034345E">
        <w:rPr>
          <w:rStyle w:val="a8"/>
          <w:rFonts w:ascii="Times New Roman" w:hAnsi="Times New Roman" w:cs="Times New Roman"/>
          <w:b w:val="0"/>
        </w:rPr>
        <w:t xml:space="preserve">заведующий нефтебазой </w:t>
      </w:r>
      <w:r w:rsidRPr="002539EF">
        <w:rPr>
          <w:rStyle w:val="a8"/>
          <w:rFonts w:ascii="Times New Roman" w:hAnsi="Times New Roman" w:cs="Times New Roman"/>
          <w:b w:val="0"/>
        </w:rPr>
        <w:t>на стационарном пункте заправки от водителя</w:t>
      </w:r>
      <w:r w:rsidR="00314751">
        <w:rPr>
          <w:rStyle w:val="a8"/>
          <w:rFonts w:ascii="Times New Roman" w:hAnsi="Times New Roman" w:cs="Times New Roman"/>
          <w:b w:val="0"/>
        </w:rPr>
        <w:t>-заправщика</w:t>
      </w:r>
      <w:r w:rsidRPr="002539EF">
        <w:rPr>
          <w:rStyle w:val="a8"/>
          <w:rFonts w:ascii="Times New Roman" w:hAnsi="Times New Roman" w:cs="Times New Roman"/>
          <w:b w:val="0"/>
        </w:rPr>
        <w:t xml:space="preserve"> (подписи «сдал» - водитель</w:t>
      </w:r>
      <w:r w:rsidR="00314751">
        <w:rPr>
          <w:rStyle w:val="a8"/>
          <w:rFonts w:ascii="Times New Roman" w:hAnsi="Times New Roman" w:cs="Times New Roman"/>
          <w:b w:val="0"/>
        </w:rPr>
        <w:t>-</w:t>
      </w:r>
      <w:r w:rsidRPr="002539EF">
        <w:rPr>
          <w:rStyle w:val="a8"/>
          <w:rFonts w:ascii="Times New Roman" w:hAnsi="Times New Roman" w:cs="Times New Roman"/>
          <w:b w:val="0"/>
        </w:rPr>
        <w:t xml:space="preserve">заправщик, «принял» - </w:t>
      </w:r>
      <w:r w:rsidR="0034345E">
        <w:rPr>
          <w:rStyle w:val="a8"/>
          <w:rFonts w:ascii="Times New Roman" w:hAnsi="Times New Roman" w:cs="Times New Roman"/>
          <w:b w:val="0"/>
        </w:rPr>
        <w:t>заведующий нефтебазой на стационарном пункте заправки</w:t>
      </w:r>
      <w:r w:rsidRPr="002539EF">
        <w:rPr>
          <w:rStyle w:val="a8"/>
          <w:rFonts w:ascii="Times New Roman" w:hAnsi="Times New Roman" w:cs="Times New Roman"/>
          <w:b w:val="0"/>
        </w:rPr>
        <w:t>).</w:t>
      </w:r>
    </w:p>
    <w:p w14:paraId="6373522C" w14:textId="42923F73" w:rsidR="002539EF" w:rsidRPr="002539EF" w:rsidRDefault="00C655D2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2539EF" w:rsidRPr="002539EF">
        <w:rPr>
          <w:rStyle w:val="a8"/>
          <w:rFonts w:ascii="Times New Roman" w:hAnsi="Times New Roman" w:cs="Times New Roman"/>
          <w:b w:val="0"/>
        </w:rPr>
        <w:t xml:space="preserve">В случае перемещения топлива для заправки в поле, </w:t>
      </w:r>
      <w:r w:rsidR="00314751" w:rsidRPr="002539EF">
        <w:rPr>
          <w:rStyle w:val="a8"/>
          <w:rFonts w:ascii="Times New Roman" w:hAnsi="Times New Roman" w:cs="Times New Roman"/>
          <w:b w:val="0"/>
        </w:rPr>
        <w:t xml:space="preserve">заведующий нефтебазы оформляет </w:t>
      </w:r>
      <w:r w:rsidR="00314751">
        <w:rPr>
          <w:rStyle w:val="a8"/>
          <w:rFonts w:ascii="Times New Roman" w:hAnsi="Times New Roman" w:cs="Times New Roman"/>
          <w:b w:val="0"/>
        </w:rPr>
        <w:t>накладную</w:t>
      </w:r>
      <w:r w:rsidR="002539EF" w:rsidRPr="002539EF">
        <w:rPr>
          <w:rStyle w:val="a8"/>
          <w:rFonts w:ascii="Times New Roman" w:hAnsi="Times New Roman" w:cs="Times New Roman"/>
          <w:b w:val="0"/>
        </w:rPr>
        <w:t xml:space="preserve"> на перемещение в литрах. </w:t>
      </w:r>
    </w:p>
    <w:p w14:paraId="5DEC6DFA" w14:textId="6A68C10A" w:rsidR="002539EF" w:rsidRPr="00C4742B" w:rsidRDefault="00C655D2" w:rsidP="00575C7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C4742B">
        <w:rPr>
          <w:rStyle w:val="a8"/>
          <w:rFonts w:ascii="Times New Roman" w:hAnsi="Times New Roman" w:cs="Times New Roman"/>
          <w:b w:val="0"/>
        </w:rPr>
        <w:t xml:space="preserve">  </w:t>
      </w:r>
      <w:r w:rsidR="002539EF" w:rsidRPr="00C4742B">
        <w:rPr>
          <w:rStyle w:val="a8"/>
          <w:rFonts w:ascii="Times New Roman" w:hAnsi="Times New Roman" w:cs="Times New Roman"/>
          <w:b w:val="0"/>
        </w:rPr>
        <w:t>Заведующий нефтебазой в конце каждой смены в заправочной ведомости подводит итог выданного количества ГСМ в литрах и килограммах. Один экземпляр заправочной ведомости предназначен для учета на нефтебазе, второй — передаётся в места учёта работы техники (бригады, гараж и др.).</w:t>
      </w:r>
    </w:p>
    <w:p w14:paraId="1E441EBA" w14:textId="66B55B78" w:rsidR="00C4742B" w:rsidRPr="000B2A2C" w:rsidRDefault="00C4742B" w:rsidP="00C4742B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68" w:name="_Toc222312077"/>
      <w:r>
        <w:rPr>
          <w:rFonts w:ascii="Times New Roman" w:hAnsi="Times New Roman" w:cs="Times New Roman"/>
        </w:rPr>
        <w:t>Выдача топлива</w:t>
      </w:r>
      <w:r w:rsidRPr="00C474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 автозаправщика</w:t>
      </w:r>
      <w:bookmarkEnd w:id="68"/>
    </w:p>
    <w:p w14:paraId="4D7665EA" w14:textId="1819021F" w:rsidR="00C4742B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t xml:space="preserve">Отпуск топлива из топливозаправщика производится водителем-заправщиком по заправочной ведомости, выдаваемой заведующим нефтебазой на каждый день. </w:t>
      </w:r>
    </w:p>
    <w:p w14:paraId="2ED88CC4" w14:textId="566E2889" w:rsidR="00467043" w:rsidRPr="002539EF" w:rsidRDefault="00467043" w:rsidP="00467043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2539EF">
        <w:rPr>
          <w:rStyle w:val="a8"/>
          <w:rFonts w:ascii="Times New Roman" w:hAnsi="Times New Roman" w:cs="Times New Roman"/>
          <w:b w:val="0"/>
        </w:rPr>
        <w:lastRenderedPageBreak/>
        <w:t>Водитель или механизатор, управляющий автомобилем/техникой требующей заправки передает заправочную карту</w:t>
      </w:r>
      <w:r>
        <w:rPr>
          <w:rStyle w:val="a8"/>
          <w:rFonts w:ascii="Times New Roman" w:hAnsi="Times New Roman" w:cs="Times New Roman"/>
          <w:b w:val="0"/>
        </w:rPr>
        <w:t xml:space="preserve"> (при наличии системы топливных карт)</w:t>
      </w:r>
      <w:r w:rsidRPr="002539EF">
        <w:rPr>
          <w:rStyle w:val="a8"/>
          <w:rFonts w:ascii="Times New Roman" w:hAnsi="Times New Roman" w:cs="Times New Roman"/>
          <w:b w:val="0"/>
        </w:rPr>
        <w:t xml:space="preserve">, путевой лист или учетный лист тракториста-машиниста </w:t>
      </w:r>
      <w:r>
        <w:rPr>
          <w:rStyle w:val="a8"/>
          <w:rFonts w:ascii="Times New Roman" w:hAnsi="Times New Roman" w:cs="Times New Roman"/>
          <w:b w:val="0"/>
        </w:rPr>
        <w:t xml:space="preserve">водителю-заправщику </w:t>
      </w:r>
      <w:r w:rsidRPr="002539EF">
        <w:rPr>
          <w:rStyle w:val="a8"/>
          <w:rFonts w:ascii="Times New Roman" w:hAnsi="Times New Roman" w:cs="Times New Roman"/>
          <w:b w:val="0"/>
        </w:rPr>
        <w:t>и озвучивает необходимое количество литров к заправке.</w:t>
      </w:r>
    </w:p>
    <w:p w14:paraId="700299F0" w14:textId="0D9162C7" w:rsidR="00467043" w:rsidRDefault="00467043" w:rsidP="003205D0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467043">
        <w:rPr>
          <w:rStyle w:val="a8"/>
          <w:rFonts w:ascii="Times New Roman" w:hAnsi="Times New Roman" w:cs="Times New Roman"/>
          <w:b w:val="0"/>
        </w:rPr>
        <w:t>Водитель-заправщик прикладывает к считывателю топливную карту (при наличии системы топливных карт), вводит затребованное количество литров в блок управления и отправляет топливо на выдачу.</w:t>
      </w:r>
    </w:p>
    <w:p w14:paraId="1D8730B4" w14:textId="1EF68CC5" w:rsidR="00467043" w:rsidRPr="00467043" w:rsidRDefault="00467043" w:rsidP="003205D0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Водитель/механизатор контролирует заправку.</w:t>
      </w:r>
    </w:p>
    <w:p w14:paraId="5230ADD4" w14:textId="2C78071C" w:rsidR="00C4742B" w:rsidRPr="002539EF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Pr="002539EF">
        <w:rPr>
          <w:rStyle w:val="a8"/>
          <w:rFonts w:ascii="Times New Roman" w:hAnsi="Times New Roman" w:cs="Times New Roman"/>
          <w:b w:val="0"/>
        </w:rPr>
        <w:t xml:space="preserve">Водитель-заправщик делает отметку о заправке в путевом листе каждого </w:t>
      </w:r>
      <w:r w:rsidR="00467043">
        <w:rPr>
          <w:rStyle w:val="a8"/>
          <w:rFonts w:ascii="Times New Roman" w:hAnsi="Times New Roman" w:cs="Times New Roman"/>
          <w:b w:val="0"/>
        </w:rPr>
        <w:t>автомобиля/техники</w:t>
      </w:r>
      <w:r w:rsidRPr="002539EF">
        <w:rPr>
          <w:rStyle w:val="a8"/>
          <w:rFonts w:ascii="Times New Roman" w:hAnsi="Times New Roman" w:cs="Times New Roman"/>
          <w:b w:val="0"/>
        </w:rPr>
        <w:t>, ставит свою подпись и подписывает у водителя</w:t>
      </w:r>
      <w:r w:rsidR="00467043">
        <w:rPr>
          <w:rStyle w:val="a8"/>
          <w:rFonts w:ascii="Times New Roman" w:hAnsi="Times New Roman" w:cs="Times New Roman"/>
          <w:b w:val="0"/>
        </w:rPr>
        <w:t>/</w:t>
      </w:r>
      <w:r w:rsidRPr="002539EF">
        <w:rPr>
          <w:rStyle w:val="a8"/>
          <w:rFonts w:ascii="Times New Roman" w:hAnsi="Times New Roman" w:cs="Times New Roman"/>
          <w:b w:val="0"/>
        </w:rPr>
        <w:t>механизатора.</w:t>
      </w:r>
    </w:p>
    <w:p w14:paraId="30898678" w14:textId="72E13948" w:rsidR="00C4742B" w:rsidRDefault="00C4742B" w:rsidP="00C4742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Pr="002539EF">
        <w:rPr>
          <w:rStyle w:val="a8"/>
          <w:rFonts w:ascii="Times New Roman" w:hAnsi="Times New Roman" w:cs="Times New Roman"/>
          <w:b w:val="0"/>
        </w:rPr>
        <w:t xml:space="preserve">Водитель-заправщик отражает факт расхода топлива в Журнале расхода </w:t>
      </w:r>
      <w:r w:rsidRPr="00EF2695">
        <w:rPr>
          <w:rStyle w:val="a8"/>
          <w:rFonts w:ascii="Times New Roman" w:hAnsi="Times New Roman" w:cs="Times New Roman"/>
          <w:b w:val="0"/>
        </w:rPr>
        <w:t>нефтепродуктов (топливозаправщик), указанном в Приложении 1</w:t>
      </w:r>
      <w:r w:rsidR="000A0ED7">
        <w:rPr>
          <w:rStyle w:val="a8"/>
          <w:rFonts w:ascii="Times New Roman" w:hAnsi="Times New Roman" w:cs="Times New Roman"/>
          <w:b w:val="0"/>
        </w:rPr>
        <w:t>2</w:t>
      </w:r>
      <w:r w:rsidRPr="00EF2695">
        <w:rPr>
          <w:rStyle w:val="a8"/>
          <w:rFonts w:ascii="Times New Roman" w:hAnsi="Times New Roman" w:cs="Times New Roman"/>
          <w:b w:val="0"/>
        </w:rPr>
        <w:t>,</w:t>
      </w:r>
      <w:r w:rsidR="003C5F26">
        <w:rPr>
          <w:rStyle w:val="a8"/>
          <w:rFonts w:ascii="Times New Roman" w:hAnsi="Times New Roman" w:cs="Times New Roman"/>
          <w:b w:val="0"/>
        </w:rPr>
        <w:t xml:space="preserve"> в собственной заправочной ведомости </w:t>
      </w:r>
      <w:r w:rsidRPr="00EF2695">
        <w:rPr>
          <w:rStyle w:val="a8"/>
          <w:rFonts w:ascii="Times New Roman" w:hAnsi="Times New Roman" w:cs="Times New Roman"/>
          <w:b w:val="0"/>
        </w:rPr>
        <w:t>и подписывает у водителя/механизатора.</w:t>
      </w:r>
    </w:p>
    <w:p w14:paraId="4A0DD2C4" w14:textId="0096CD9F" w:rsidR="00C4742B" w:rsidRPr="002539EF" w:rsidRDefault="00EF2695" w:rsidP="00EF2695">
      <w:pPr>
        <w:pStyle w:val="aff2"/>
        <w:spacing w:line="360" w:lineRule="auto"/>
        <w:ind w:left="0" w:firstLine="540"/>
        <w:jc w:val="both"/>
        <w:rPr>
          <w:rStyle w:val="a8"/>
          <w:rFonts w:ascii="Times New Roman" w:hAnsi="Times New Roman" w:cs="Times New Roman"/>
          <w:b w:val="0"/>
        </w:rPr>
      </w:pPr>
      <w:r w:rsidRPr="00525F7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Ответственным за ведение и хранение Журнала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расхода нефтепродуктов (топливозаправщик)</w:t>
      </w:r>
      <w:r w:rsidRPr="00525F7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является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водитель-заправщик</w:t>
      </w:r>
      <w:r w:rsidRPr="00525F7A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175DACF1" w14:textId="3975DB47" w:rsidR="002539EF" w:rsidRPr="00C4742B" w:rsidRDefault="00C4742B" w:rsidP="00D72B55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C4742B">
        <w:rPr>
          <w:rStyle w:val="a8"/>
          <w:rFonts w:ascii="Times New Roman" w:hAnsi="Times New Roman" w:cs="Times New Roman"/>
          <w:b w:val="0"/>
        </w:rPr>
        <w:t xml:space="preserve">Водитель-заправщик ежедневно </w:t>
      </w:r>
      <w:r w:rsidR="00314751">
        <w:rPr>
          <w:rStyle w:val="a8"/>
          <w:rFonts w:ascii="Times New Roman" w:hAnsi="Times New Roman" w:cs="Times New Roman"/>
          <w:b w:val="0"/>
        </w:rPr>
        <w:t xml:space="preserve">передает </w:t>
      </w:r>
      <w:r w:rsidR="00467043">
        <w:rPr>
          <w:rStyle w:val="a8"/>
          <w:rFonts w:ascii="Times New Roman" w:hAnsi="Times New Roman" w:cs="Times New Roman"/>
          <w:b w:val="0"/>
        </w:rPr>
        <w:t xml:space="preserve">оригинал </w:t>
      </w:r>
      <w:r w:rsidR="00314751">
        <w:rPr>
          <w:rStyle w:val="a8"/>
          <w:rFonts w:ascii="Times New Roman" w:hAnsi="Times New Roman" w:cs="Times New Roman"/>
          <w:b w:val="0"/>
        </w:rPr>
        <w:t>заправочн</w:t>
      </w:r>
      <w:r w:rsidR="00467043">
        <w:rPr>
          <w:rStyle w:val="a8"/>
          <w:rFonts w:ascii="Times New Roman" w:hAnsi="Times New Roman" w:cs="Times New Roman"/>
          <w:b w:val="0"/>
        </w:rPr>
        <w:t>ой</w:t>
      </w:r>
      <w:r w:rsidR="00314751">
        <w:rPr>
          <w:rStyle w:val="a8"/>
          <w:rFonts w:ascii="Times New Roman" w:hAnsi="Times New Roman" w:cs="Times New Roman"/>
          <w:b w:val="0"/>
        </w:rPr>
        <w:t xml:space="preserve"> ведомост</w:t>
      </w:r>
      <w:r w:rsidR="00467043">
        <w:rPr>
          <w:rStyle w:val="a8"/>
          <w:rFonts w:ascii="Times New Roman" w:hAnsi="Times New Roman" w:cs="Times New Roman"/>
          <w:b w:val="0"/>
        </w:rPr>
        <w:t>и</w:t>
      </w:r>
      <w:r w:rsidR="00314751">
        <w:rPr>
          <w:rStyle w:val="a8"/>
          <w:rFonts w:ascii="Times New Roman" w:hAnsi="Times New Roman" w:cs="Times New Roman"/>
          <w:b w:val="0"/>
        </w:rPr>
        <w:t xml:space="preserve"> заведующему нефтебазой</w:t>
      </w:r>
      <w:r w:rsidR="00467043">
        <w:rPr>
          <w:rStyle w:val="a8"/>
          <w:rFonts w:ascii="Times New Roman" w:hAnsi="Times New Roman" w:cs="Times New Roman"/>
          <w:b w:val="0"/>
        </w:rPr>
        <w:t>,</w:t>
      </w:r>
      <w:r w:rsidR="00467043" w:rsidRPr="00467043">
        <w:rPr>
          <w:rStyle w:val="a8"/>
          <w:rFonts w:ascii="Times New Roman" w:hAnsi="Times New Roman" w:cs="Times New Roman"/>
          <w:b w:val="0"/>
        </w:rPr>
        <w:t xml:space="preserve"> </w:t>
      </w:r>
      <w:r w:rsidR="00467043">
        <w:rPr>
          <w:rStyle w:val="a8"/>
          <w:rFonts w:ascii="Times New Roman" w:hAnsi="Times New Roman" w:cs="Times New Roman"/>
          <w:b w:val="0"/>
        </w:rPr>
        <w:t>копию передает</w:t>
      </w:r>
      <w:r w:rsidR="00467043" w:rsidRPr="002539EF">
        <w:rPr>
          <w:rStyle w:val="a8"/>
          <w:rFonts w:ascii="Times New Roman" w:hAnsi="Times New Roman" w:cs="Times New Roman"/>
          <w:b w:val="0"/>
        </w:rPr>
        <w:t xml:space="preserve"> в места учета работы техники (бригада, гараж и др.)</w:t>
      </w:r>
      <w:r w:rsidRPr="00C4742B">
        <w:rPr>
          <w:rStyle w:val="a8"/>
          <w:rFonts w:ascii="Times New Roman" w:hAnsi="Times New Roman" w:cs="Times New Roman"/>
          <w:b w:val="0"/>
        </w:rPr>
        <w:t>. В конце месяца водитель-заправщик составляет отчет об использовании топлива, к отчету прилагаются все первичные документы о приходе и расходе ГСМ с выведением остатков. Материальный отчет водителя-заправщика вместе с отчетом заведующего нефтебазой сдается в бухгалтерию хозяйства.</w:t>
      </w:r>
      <w:r w:rsidR="00C655D2" w:rsidRPr="00C4742B">
        <w:rPr>
          <w:rStyle w:val="a8"/>
          <w:rFonts w:ascii="Times New Roman" w:hAnsi="Times New Roman" w:cs="Times New Roman"/>
          <w:b w:val="0"/>
        </w:rPr>
        <w:t xml:space="preserve"> </w:t>
      </w:r>
    </w:p>
    <w:p w14:paraId="0C6156C1" w14:textId="1E034D55" w:rsidR="00AB0F91" w:rsidRPr="00321F2A" w:rsidRDefault="00D86270" w:rsidP="00086AD9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69" w:name="_Toc222312078"/>
      <w:bookmarkEnd w:id="65"/>
      <w:r>
        <w:rPr>
          <w:rFonts w:ascii="Times New Roman" w:hAnsi="Times New Roman" w:cs="Times New Roman"/>
        </w:rPr>
        <w:t>Выдача масел и смазочных материалов</w:t>
      </w:r>
      <w:bookmarkEnd w:id="69"/>
    </w:p>
    <w:p w14:paraId="09E4ECAB" w14:textId="06C95154" w:rsidR="00D86270" w:rsidRDefault="00D86270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Масла и смазочные материалы выдаются только в тех единицах измерения, в которых были оприходованы на склад Общества.</w:t>
      </w:r>
    </w:p>
    <w:p w14:paraId="7441A947" w14:textId="5560FB00" w:rsidR="001E3E3B" w:rsidRPr="00D86270" w:rsidRDefault="001E3E3B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 xml:space="preserve">Выдача происходит только в присутствии работника </w:t>
      </w:r>
      <w:r>
        <w:rPr>
          <w:rFonts w:ascii="Times New Roman" w:eastAsia="SimSun" w:hAnsi="Times New Roman"/>
          <w:sz w:val="24"/>
        </w:rPr>
        <w:t>СБ.</w:t>
      </w:r>
    </w:p>
    <w:p w14:paraId="0D656F86" w14:textId="18B46335" w:rsidR="001E3E3B" w:rsidRPr="001E3E3B" w:rsidRDefault="001E3E3B" w:rsidP="001E3E3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Работник Общества</w:t>
      </w:r>
      <w:r w:rsidRPr="001E3E3B">
        <w:rPr>
          <w:rFonts w:ascii="Times New Roman" w:eastAsia="SimSun" w:hAnsi="Times New Roman"/>
          <w:sz w:val="24"/>
        </w:rPr>
        <w:t xml:space="preserve"> формирует и утверждает у ЗГД</w:t>
      </w:r>
      <w:r>
        <w:rPr>
          <w:rFonts w:ascii="Times New Roman" w:eastAsia="SimSun" w:hAnsi="Times New Roman"/>
          <w:sz w:val="24"/>
        </w:rPr>
        <w:t>/главного инженера Общества</w:t>
      </w:r>
      <w:r w:rsidRPr="001E3E3B">
        <w:rPr>
          <w:rFonts w:ascii="Times New Roman" w:eastAsia="SimSun" w:hAnsi="Times New Roman"/>
          <w:sz w:val="24"/>
        </w:rPr>
        <w:t xml:space="preserve"> Заявку на получение ТМЦ</w:t>
      </w:r>
      <w:r>
        <w:rPr>
          <w:rFonts w:ascii="Times New Roman" w:eastAsia="SimSun" w:hAnsi="Times New Roman"/>
          <w:sz w:val="24"/>
        </w:rPr>
        <w:t xml:space="preserve"> </w:t>
      </w:r>
      <w:r w:rsidRPr="000A0ED7">
        <w:rPr>
          <w:rFonts w:ascii="Times New Roman" w:eastAsia="SimSun" w:hAnsi="Times New Roman"/>
          <w:sz w:val="24"/>
        </w:rPr>
        <w:t xml:space="preserve">(Приложение </w:t>
      </w:r>
      <w:r w:rsidR="000A0ED7">
        <w:rPr>
          <w:rFonts w:ascii="Times New Roman" w:eastAsia="SimSun" w:hAnsi="Times New Roman"/>
          <w:sz w:val="24"/>
        </w:rPr>
        <w:t>13)</w:t>
      </w:r>
      <w:r w:rsidRPr="001E3E3B">
        <w:rPr>
          <w:rFonts w:ascii="Times New Roman" w:eastAsia="SimSun" w:hAnsi="Times New Roman"/>
          <w:sz w:val="24"/>
        </w:rPr>
        <w:t xml:space="preserve"> для получения необходимого </w:t>
      </w:r>
      <w:r>
        <w:rPr>
          <w:rFonts w:ascii="Times New Roman" w:eastAsia="SimSun" w:hAnsi="Times New Roman"/>
          <w:sz w:val="24"/>
        </w:rPr>
        <w:t xml:space="preserve">масла и смазочных материалов. </w:t>
      </w:r>
    </w:p>
    <w:p w14:paraId="07741F35" w14:textId="048A1CA0" w:rsidR="001E3E3B" w:rsidRDefault="001E3E3B" w:rsidP="001E3E3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Работник</w:t>
      </w:r>
      <w:r w:rsidRPr="001E3E3B">
        <w:rPr>
          <w:rFonts w:ascii="Times New Roman" w:eastAsia="SimSun" w:hAnsi="Times New Roman"/>
          <w:sz w:val="24"/>
        </w:rPr>
        <w:t xml:space="preserve"> Общества передает утвержденную Заявку на получение ТМЦ со склада </w:t>
      </w:r>
      <w:r>
        <w:rPr>
          <w:rFonts w:ascii="Times New Roman" w:eastAsia="SimSun" w:hAnsi="Times New Roman"/>
          <w:sz w:val="24"/>
        </w:rPr>
        <w:t>заведующему нефтебазой</w:t>
      </w:r>
      <w:r w:rsidRPr="001E3E3B">
        <w:rPr>
          <w:rFonts w:ascii="Times New Roman" w:eastAsia="SimSun" w:hAnsi="Times New Roman"/>
          <w:sz w:val="24"/>
        </w:rPr>
        <w:t xml:space="preserve">. </w:t>
      </w:r>
    </w:p>
    <w:p w14:paraId="21072CC1" w14:textId="780C30BB" w:rsidR="001E3E3B" w:rsidRPr="001E3E3B" w:rsidRDefault="001E3E3B" w:rsidP="001E3E3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1E3E3B">
        <w:rPr>
          <w:rFonts w:ascii="Times New Roman" w:eastAsia="SimSun" w:hAnsi="Times New Roman"/>
          <w:sz w:val="24"/>
        </w:rPr>
        <w:t xml:space="preserve">Заведующий нефтебазой вскрытие площадки хранения масла и смазочных материалов со снятием пломб и записью в Журнале установки и снятии пломб. </w:t>
      </w:r>
    </w:p>
    <w:p w14:paraId="386C39D3" w14:textId="30B59336" w:rsidR="001E3E3B" w:rsidRDefault="001E3E3B" w:rsidP="001E3E3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1E3E3B">
        <w:rPr>
          <w:rFonts w:ascii="Times New Roman" w:eastAsia="SimSun" w:hAnsi="Times New Roman"/>
          <w:sz w:val="24"/>
        </w:rPr>
        <w:lastRenderedPageBreak/>
        <w:t>Работник СБ производит контроль факта вскрытия и ставит свою подпись в Журнале установки и снятия пломб.</w:t>
      </w:r>
    </w:p>
    <w:p w14:paraId="068B8034" w14:textId="29496032" w:rsidR="001E3E3B" w:rsidRPr="001E3E3B" w:rsidRDefault="001E3E3B" w:rsidP="001E3E3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1E3E3B">
        <w:rPr>
          <w:rFonts w:ascii="Times New Roman" w:eastAsia="SimSun" w:hAnsi="Times New Roman"/>
          <w:sz w:val="24"/>
        </w:rPr>
        <w:t>Заведующий нефтебазой производит выдачу масел и смазочных материалов</w:t>
      </w:r>
      <w:r>
        <w:rPr>
          <w:rFonts w:ascii="Times New Roman" w:eastAsia="SimSun" w:hAnsi="Times New Roman"/>
          <w:sz w:val="24"/>
        </w:rPr>
        <w:t xml:space="preserve">. </w:t>
      </w:r>
    </w:p>
    <w:p w14:paraId="40DD395C" w14:textId="53F60433" w:rsidR="001E3E3B" w:rsidRPr="001E3E3B" w:rsidRDefault="001E3E3B" w:rsidP="001E3E3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1E3E3B">
        <w:rPr>
          <w:rFonts w:ascii="Times New Roman" w:eastAsia="SimSun" w:hAnsi="Times New Roman"/>
          <w:sz w:val="24"/>
        </w:rPr>
        <w:t>При необходимости выдачи масел или смазочных материалов из общей ёмкости, заведующий нефтебазой проводит взвешивание продукта на весах, если выдача осуществляется в килограммах, или же использует ручной насос для перекачки требуемого количества материала в мерное ведро, если выдача производится в литрах. При этом выдача производится в тару работника, затребовавшего масло и смазочные материалы.</w:t>
      </w:r>
    </w:p>
    <w:p w14:paraId="4E336BCC" w14:textId="04A9428C" w:rsidR="001E3E3B" w:rsidRPr="001E3E3B" w:rsidRDefault="001E3E3B" w:rsidP="001E3E3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1E3E3B">
        <w:rPr>
          <w:rFonts w:ascii="Times New Roman" w:eastAsia="SimSun" w:hAnsi="Times New Roman"/>
          <w:sz w:val="24"/>
        </w:rPr>
        <w:t xml:space="preserve">Заведующий нефтебазой по окончании </w:t>
      </w:r>
      <w:r>
        <w:rPr>
          <w:rFonts w:ascii="Times New Roman" w:eastAsia="SimSun" w:hAnsi="Times New Roman"/>
          <w:sz w:val="24"/>
        </w:rPr>
        <w:t xml:space="preserve">выдачи </w:t>
      </w:r>
      <w:r w:rsidRPr="001E3E3B">
        <w:rPr>
          <w:rFonts w:ascii="Times New Roman" w:eastAsia="SimSun" w:hAnsi="Times New Roman"/>
          <w:sz w:val="24"/>
        </w:rPr>
        <w:t>закрывает площадку хранения масла и смазочных материалов и пломбирует замок.</w:t>
      </w:r>
    </w:p>
    <w:p w14:paraId="25BB5C42" w14:textId="77777777" w:rsidR="001E3E3B" w:rsidRPr="001E3E3B" w:rsidRDefault="001E3E3B" w:rsidP="001E3E3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1E3E3B">
        <w:rPr>
          <w:rFonts w:ascii="Times New Roman" w:eastAsia="SimSun" w:hAnsi="Times New Roman"/>
          <w:sz w:val="24"/>
        </w:rPr>
        <w:t xml:space="preserve"> Работник СБ производит контроль факта закрытия площадки хранения масла и смазочных материалов, установки пломбы и ставит свою подпись в Журнале установки и снятия пломб.</w:t>
      </w:r>
    </w:p>
    <w:p w14:paraId="680E5968" w14:textId="76DB66EA" w:rsidR="001E3E3B" w:rsidRPr="001E3E3B" w:rsidRDefault="00086AD9" w:rsidP="001E3E3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r w:rsidR="001E3E3B" w:rsidRPr="001E3E3B">
        <w:rPr>
          <w:rFonts w:ascii="Times New Roman" w:eastAsia="SimSun" w:hAnsi="Times New Roman"/>
          <w:sz w:val="24"/>
        </w:rPr>
        <w:t xml:space="preserve">Заведующий нефтебазой производит запись в Журнал </w:t>
      </w:r>
      <w:r w:rsidR="001E3E3B">
        <w:rPr>
          <w:rFonts w:ascii="Times New Roman" w:eastAsia="SimSun" w:hAnsi="Times New Roman"/>
          <w:sz w:val="24"/>
        </w:rPr>
        <w:t>расхода</w:t>
      </w:r>
      <w:r w:rsidR="001E3E3B" w:rsidRPr="001E3E3B">
        <w:rPr>
          <w:rFonts w:ascii="Times New Roman" w:eastAsia="SimSun" w:hAnsi="Times New Roman"/>
          <w:sz w:val="24"/>
        </w:rPr>
        <w:t xml:space="preserve"> нефтепродуктов.</w:t>
      </w:r>
    </w:p>
    <w:p w14:paraId="65FC89AB" w14:textId="5A081671" w:rsidR="00D86270" w:rsidRPr="00D86270" w:rsidRDefault="00086AD9" w:rsidP="001E3E3B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r w:rsidR="00D86270" w:rsidRPr="00D86270">
        <w:rPr>
          <w:rFonts w:ascii="Times New Roman" w:eastAsia="SimSun" w:hAnsi="Times New Roman"/>
          <w:sz w:val="24"/>
        </w:rPr>
        <w:t>Заведующий нефтебазой, в начале</w:t>
      </w:r>
      <w:r w:rsidR="0024553A">
        <w:rPr>
          <w:rFonts w:ascii="Times New Roman" w:eastAsia="SimSun" w:hAnsi="Times New Roman"/>
          <w:sz w:val="24"/>
        </w:rPr>
        <w:t xml:space="preserve"> следующей</w:t>
      </w:r>
      <w:r w:rsidR="00D86270" w:rsidRPr="00D86270">
        <w:rPr>
          <w:rFonts w:ascii="Times New Roman" w:eastAsia="SimSun" w:hAnsi="Times New Roman"/>
          <w:sz w:val="24"/>
        </w:rPr>
        <w:t xml:space="preserve"> смены, производит списание выданного за прошедшую смену количества масла или смазочных материалов со склада нефтебазы в </w:t>
      </w:r>
      <w:r w:rsidR="001E3E3B">
        <w:rPr>
          <w:rFonts w:ascii="Times New Roman" w:eastAsia="SimSun" w:hAnsi="Times New Roman"/>
          <w:sz w:val="24"/>
        </w:rPr>
        <w:t>бухгалтерской у</w:t>
      </w:r>
      <w:r w:rsidR="00D86270" w:rsidRPr="00D86270">
        <w:rPr>
          <w:rFonts w:ascii="Times New Roman" w:eastAsia="SimSun" w:hAnsi="Times New Roman"/>
          <w:sz w:val="24"/>
        </w:rPr>
        <w:t>четной системе.</w:t>
      </w:r>
    </w:p>
    <w:p w14:paraId="60E010FD" w14:textId="64076D43" w:rsidR="00D16FD2" w:rsidRPr="000B2A2C" w:rsidRDefault="00D86270" w:rsidP="00666F5C">
      <w:pPr>
        <w:pStyle w:val="20"/>
        <w:numPr>
          <w:ilvl w:val="1"/>
          <w:numId w:val="5"/>
        </w:numPr>
        <w:tabs>
          <w:tab w:val="clear" w:pos="720"/>
          <w:tab w:val="left" w:pos="709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70" w:name="_Toc222312079"/>
      <w:r>
        <w:rPr>
          <w:rFonts w:ascii="Times New Roman" w:hAnsi="Times New Roman" w:cs="Times New Roman"/>
        </w:rPr>
        <w:t>Инвентаризация</w:t>
      </w:r>
      <w:bookmarkEnd w:id="70"/>
    </w:p>
    <w:p w14:paraId="1717120B" w14:textId="6D1FDC4D" w:rsidR="00D86270" w:rsidRDefault="00D86270" w:rsidP="00666F5C">
      <w:pPr>
        <w:pStyle w:val="2"/>
        <w:numPr>
          <w:ilvl w:val="2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bookmarkStart w:id="71" w:name="_Hlk198628020"/>
      <w:r w:rsidRPr="00D86270">
        <w:rPr>
          <w:rFonts w:ascii="Times New Roman" w:eastAsia="SimSun" w:hAnsi="Times New Roman"/>
          <w:sz w:val="24"/>
        </w:rPr>
        <w:t>В первый рабочий день каждого месяца производится комиссионное снятие фактических остатков ГСМ на нефтебазах и пунктах заправки предприятия с составлением акта инвентаризации.</w:t>
      </w:r>
    </w:p>
    <w:p w14:paraId="3588428F" w14:textId="77777777" w:rsidR="00D86270" w:rsidRPr="00D86270" w:rsidRDefault="00D86270" w:rsidP="00666F5C">
      <w:pPr>
        <w:pStyle w:val="aff2"/>
        <w:numPr>
          <w:ilvl w:val="2"/>
          <w:numId w:val="5"/>
        </w:numPr>
        <w:spacing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D86270">
        <w:rPr>
          <w:rFonts w:ascii="Times New Roman" w:eastAsia="SimSun" w:hAnsi="Times New Roman" w:cs="Times New Roman"/>
          <w:sz w:val="24"/>
          <w:szCs w:val="24"/>
          <w:lang w:eastAsia="ru-RU"/>
        </w:rPr>
        <w:t>Инвентаризация в обязательном порядке проводится также:</w:t>
      </w:r>
    </w:p>
    <w:p w14:paraId="329CBC3B" w14:textId="77777777" w:rsidR="00D86270" w:rsidRPr="00D86270" w:rsidRDefault="00D86270" w:rsidP="00666F5C">
      <w:pPr>
        <w:pStyle w:val="2"/>
        <w:numPr>
          <w:ilvl w:val="0"/>
          <w:numId w:val="10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в случае смены материально ответственных лиц на день приема дел и должности;</w:t>
      </w:r>
    </w:p>
    <w:p w14:paraId="41EDEFED" w14:textId="77777777" w:rsidR="00D86270" w:rsidRPr="00D86270" w:rsidRDefault="00D86270" w:rsidP="00666F5C">
      <w:pPr>
        <w:pStyle w:val="2"/>
        <w:numPr>
          <w:ilvl w:val="0"/>
          <w:numId w:val="10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перед составлением годовой бухгалтерской отчетности;</w:t>
      </w:r>
    </w:p>
    <w:p w14:paraId="601A3325" w14:textId="77777777" w:rsidR="00D86270" w:rsidRPr="00D86270" w:rsidRDefault="00D86270" w:rsidP="00666F5C">
      <w:pPr>
        <w:pStyle w:val="2"/>
        <w:numPr>
          <w:ilvl w:val="0"/>
          <w:numId w:val="10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при установлении фактов хищений и порчи — немедленно по установлении таких фактов;</w:t>
      </w:r>
    </w:p>
    <w:p w14:paraId="68290514" w14:textId="77777777" w:rsidR="00D86270" w:rsidRPr="00D86270" w:rsidRDefault="00D86270" w:rsidP="00666F5C">
      <w:pPr>
        <w:pStyle w:val="2"/>
        <w:numPr>
          <w:ilvl w:val="0"/>
          <w:numId w:val="10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после пожара или стихийных бедствий - немедленно по окончании пожара или стихийного бедствия;</w:t>
      </w:r>
    </w:p>
    <w:p w14:paraId="08B4CD06" w14:textId="77777777" w:rsidR="00D86270" w:rsidRPr="00D86270" w:rsidRDefault="00D86270" w:rsidP="00666F5C">
      <w:pPr>
        <w:pStyle w:val="2"/>
        <w:numPr>
          <w:ilvl w:val="0"/>
          <w:numId w:val="10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иных случаях, предусмотренных законодательством.</w:t>
      </w:r>
    </w:p>
    <w:p w14:paraId="6E2D31A1" w14:textId="77777777" w:rsidR="00D86270" w:rsidRPr="00D86270" w:rsidRDefault="00D86270" w:rsidP="00666F5C">
      <w:pPr>
        <w:pStyle w:val="aff2"/>
        <w:numPr>
          <w:ilvl w:val="2"/>
          <w:numId w:val="5"/>
        </w:numPr>
        <w:spacing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D86270">
        <w:rPr>
          <w:rFonts w:ascii="Times New Roman" w:eastAsia="SimSun" w:hAnsi="Times New Roman" w:cs="Times New Roman"/>
          <w:sz w:val="24"/>
          <w:szCs w:val="24"/>
          <w:lang w:eastAsia="ru-RU"/>
        </w:rPr>
        <w:t>ЗГД Общества приказом формирует инвентаризационную комиссию, в состав которой входит:</w:t>
      </w:r>
    </w:p>
    <w:p w14:paraId="4624F8B7" w14:textId="77777777" w:rsidR="00D86270" w:rsidRPr="00D86270" w:rsidRDefault="00D86270" w:rsidP="00666F5C">
      <w:pPr>
        <w:pStyle w:val="2"/>
        <w:numPr>
          <w:ilvl w:val="0"/>
          <w:numId w:val="11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главный инженер;</w:t>
      </w:r>
    </w:p>
    <w:p w14:paraId="13665CE6" w14:textId="77777777" w:rsidR="00D86270" w:rsidRPr="00D86270" w:rsidRDefault="00D86270" w:rsidP="00666F5C">
      <w:pPr>
        <w:pStyle w:val="2"/>
        <w:numPr>
          <w:ilvl w:val="0"/>
          <w:numId w:val="11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lastRenderedPageBreak/>
        <w:t>заведующий нефтебазой;</w:t>
      </w:r>
    </w:p>
    <w:p w14:paraId="5906A3EB" w14:textId="77777777" w:rsidR="00D86270" w:rsidRPr="00D86270" w:rsidRDefault="00D86270" w:rsidP="00666F5C">
      <w:pPr>
        <w:pStyle w:val="2"/>
        <w:numPr>
          <w:ilvl w:val="0"/>
          <w:numId w:val="11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работник бухгалтерии;</w:t>
      </w:r>
    </w:p>
    <w:p w14:paraId="629DBE03" w14:textId="28034F19" w:rsidR="00D86270" w:rsidRPr="00D86270" w:rsidRDefault="00D86270" w:rsidP="00666F5C">
      <w:pPr>
        <w:pStyle w:val="2"/>
        <w:numPr>
          <w:ilvl w:val="0"/>
          <w:numId w:val="11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работник КПС.</w:t>
      </w:r>
    </w:p>
    <w:p w14:paraId="478D9438" w14:textId="77777777" w:rsidR="00D86270" w:rsidRPr="00D86270" w:rsidRDefault="00D86270" w:rsidP="00666F5C">
      <w:pPr>
        <w:pStyle w:val="2"/>
        <w:numPr>
          <w:ilvl w:val="2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 xml:space="preserve">Инвентаризации подлежат все виды ГСМ, находящиеся на территории нефтебазы и пунктах заправки. </w:t>
      </w:r>
    </w:p>
    <w:p w14:paraId="1D7BF945" w14:textId="77777777" w:rsidR="00D86270" w:rsidRPr="00D86270" w:rsidRDefault="00D86270" w:rsidP="00666F5C">
      <w:pPr>
        <w:pStyle w:val="2"/>
        <w:numPr>
          <w:ilvl w:val="2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При инвентаризации комиссия определяется фактическое наличие ГСМ для сопоставления с данными бухгалтерского учета, определения результатов (недостач, излишков), величины естественной убыли, образовавшихся за инвентаризационный период, а также для снятия остатков топлива в баках транспортных средств.</w:t>
      </w:r>
    </w:p>
    <w:p w14:paraId="38168623" w14:textId="77777777" w:rsidR="00D86270" w:rsidRPr="00D86270" w:rsidRDefault="00D86270" w:rsidP="00666F5C">
      <w:pPr>
        <w:pStyle w:val="2"/>
        <w:numPr>
          <w:ilvl w:val="2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Пределы естественной убыли считаются в зависимости от объема и типа резервуара, в котором хранится топливо, вида топлива и климатической зоны в соответствии с действующим приказом Минэнерго России «Об утверждении норм естественной убыли нефтепродуктов при хранении».</w:t>
      </w:r>
    </w:p>
    <w:p w14:paraId="5324BDC9" w14:textId="77777777" w:rsidR="00D86270" w:rsidRPr="00D86270" w:rsidRDefault="00D86270" w:rsidP="00666F5C">
      <w:pPr>
        <w:pStyle w:val="2"/>
        <w:numPr>
          <w:ilvl w:val="2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>Выявленные при инвентаризации расхождения между фактическим наличием ГСМ и данными бухгалтерского учета отражаются в соответствии с учетной политикой предприятия.</w:t>
      </w:r>
    </w:p>
    <w:p w14:paraId="4391B664" w14:textId="715509DB" w:rsidR="00D86270" w:rsidRDefault="00D86270" w:rsidP="00666F5C">
      <w:pPr>
        <w:pStyle w:val="2"/>
        <w:numPr>
          <w:ilvl w:val="2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D86270">
        <w:rPr>
          <w:rFonts w:ascii="Times New Roman" w:eastAsia="SimSun" w:hAnsi="Times New Roman"/>
          <w:sz w:val="24"/>
        </w:rPr>
        <w:t xml:space="preserve">При выявлении недостачи, результаты инвентаризации отравляются в службу безопасности. </w:t>
      </w:r>
    </w:p>
    <w:p w14:paraId="3E3616F1" w14:textId="18B3D28F" w:rsidR="00D86270" w:rsidRDefault="00D86270" w:rsidP="00666F5C">
      <w:pPr>
        <w:pStyle w:val="20"/>
        <w:numPr>
          <w:ilvl w:val="1"/>
          <w:numId w:val="5"/>
        </w:numPr>
        <w:tabs>
          <w:tab w:val="clear" w:pos="720"/>
          <w:tab w:val="left" w:pos="709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72" w:name="_Toc222312080"/>
      <w:r>
        <w:rPr>
          <w:rFonts w:ascii="Times New Roman" w:hAnsi="Times New Roman" w:cs="Times New Roman"/>
        </w:rPr>
        <w:t>Отбор и хранение проб топлива</w:t>
      </w:r>
      <w:bookmarkEnd w:id="72"/>
    </w:p>
    <w:p w14:paraId="3C1AE43B" w14:textId="7C518D33" w:rsidR="00D86270" w:rsidRPr="000B2A2C" w:rsidRDefault="00D86270" w:rsidP="00666F5C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73" w:name="_Toc222312081"/>
      <w:r>
        <w:rPr>
          <w:rFonts w:ascii="Times New Roman" w:hAnsi="Times New Roman" w:cs="Times New Roman"/>
        </w:rPr>
        <w:t>Общие положения</w:t>
      </w:r>
      <w:bookmarkEnd w:id="73"/>
    </w:p>
    <w:p w14:paraId="629D5C7D" w14:textId="77777777" w:rsidR="00D86270" w:rsidRPr="00D86270" w:rsidRDefault="00D86270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 xml:space="preserve">Отбор проб производится чистым, сухим и свободным от любых веществ, которые могу загрязнить отбираемый продукт пробоотборником. </w:t>
      </w:r>
    </w:p>
    <w:p w14:paraId="49F20D63" w14:textId="317C7975" w:rsidR="00D86270" w:rsidRPr="0098512E" w:rsidRDefault="00D86270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>Количество проб, отбираемых из каждого отсека автоцистерны, планируемого к сливу в резервуар нефтебазы – 2 шт. Дополнительная проба берется при необходимости передачи пробы водителю поставщика/перевозчика</w:t>
      </w:r>
      <w:r>
        <w:rPr>
          <w:rStyle w:val="a8"/>
          <w:rFonts w:ascii="Times New Roman" w:hAnsi="Times New Roman" w:cs="Times New Roman"/>
          <w:b w:val="0"/>
        </w:rPr>
        <w:t>, с отражением факта передачи пробы в Акте отбора проб топлива.</w:t>
      </w:r>
    </w:p>
    <w:p w14:paraId="65F870F8" w14:textId="77777777" w:rsidR="00D86270" w:rsidRPr="00D86270" w:rsidRDefault="00D86270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>Инвентарь для отбора и хранения проб жидких нефтепродуктов после применения следует об работать моющим веществом.</w:t>
      </w:r>
    </w:p>
    <w:p w14:paraId="0712CA6A" w14:textId="76EC02B2" w:rsidR="00D86270" w:rsidRDefault="00D86270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 xml:space="preserve">Проба помещается в чистую сухую стеклянную бутылку объемом 0,5 л., бутылка наполняется не более чем на 90%. Затем бутыль плотно закупоривают крышкой, поверх которой натягивают прозрачный полиэтиленовый пакет. Пакет фиксируют вокруг горла емкости </w:t>
      </w:r>
      <w:r w:rsidRPr="00D86270">
        <w:rPr>
          <w:rStyle w:val="a8"/>
          <w:rFonts w:ascii="Times New Roman" w:hAnsi="Times New Roman" w:cs="Times New Roman"/>
          <w:b w:val="0"/>
        </w:rPr>
        <w:lastRenderedPageBreak/>
        <w:t>прочной синтетической ниткой так, чтобы невозможно было вскрыть ёмкость, не повредив упаковку или крепление. Свободные концы нити фиксируются наклейкой с следующей информацией:</w:t>
      </w:r>
    </w:p>
    <w:p w14:paraId="43C2AFE0" w14:textId="3BFD8098" w:rsidR="00D86270" w:rsidRPr="00D86270" w:rsidRDefault="007F2BBE" w:rsidP="00666F5C">
      <w:pPr>
        <w:pStyle w:val="2"/>
        <w:numPr>
          <w:ilvl w:val="0"/>
          <w:numId w:val="12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д</w:t>
      </w:r>
      <w:r w:rsidR="00D86270" w:rsidRPr="00D86270">
        <w:rPr>
          <w:rStyle w:val="a8"/>
          <w:rFonts w:ascii="Times New Roman" w:hAnsi="Times New Roman" w:cs="Times New Roman"/>
          <w:b w:val="0"/>
        </w:rPr>
        <w:t>ата</w:t>
      </w:r>
      <w:r>
        <w:rPr>
          <w:rStyle w:val="a8"/>
          <w:rFonts w:ascii="Times New Roman" w:hAnsi="Times New Roman" w:cs="Times New Roman"/>
          <w:b w:val="0"/>
        </w:rPr>
        <w:t>;</w:t>
      </w:r>
    </w:p>
    <w:p w14:paraId="1EE1FED1" w14:textId="073B0EEE" w:rsidR="00D86270" w:rsidRPr="00D86270" w:rsidRDefault="00D86270" w:rsidP="00666F5C">
      <w:pPr>
        <w:pStyle w:val="2"/>
        <w:numPr>
          <w:ilvl w:val="0"/>
          <w:numId w:val="12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>поставщик</w:t>
      </w:r>
      <w:r w:rsidR="007F2BBE">
        <w:rPr>
          <w:rStyle w:val="a8"/>
          <w:rFonts w:ascii="Times New Roman" w:hAnsi="Times New Roman" w:cs="Times New Roman"/>
          <w:b w:val="0"/>
        </w:rPr>
        <w:t>;</w:t>
      </w:r>
    </w:p>
    <w:p w14:paraId="5EF9549E" w14:textId="7FB86D6A" w:rsidR="00D86270" w:rsidRPr="00D86270" w:rsidRDefault="00D86270" w:rsidP="00666F5C">
      <w:pPr>
        <w:pStyle w:val="2"/>
        <w:numPr>
          <w:ilvl w:val="0"/>
          <w:numId w:val="12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>водитель (Ф.И.О.)</w:t>
      </w:r>
      <w:r w:rsidR="007F2BBE">
        <w:rPr>
          <w:rStyle w:val="a8"/>
          <w:rFonts w:ascii="Times New Roman" w:hAnsi="Times New Roman" w:cs="Times New Roman"/>
          <w:b w:val="0"/>
        </w:rPr>
        <w:t>;</w:t>
      </w:r>
    </w:p>
    <w:p w14:paraId="1E30102F" w14:textId="614A7B1C" w:rsidR="00D86270" w:rsidRPr="00D86270" w:rsidRDefault="00D86270" w:rsidP="00666F5C">
      <w:pPr>
        <w:pStyle w:val="2"/>
        <w:numPr>
          <w:ilvl w:val="0"/>
          <w:numId w:val="12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>номер машины</w:t>
      </w:r>
      <w:r w:rsidR="007F2BBE">
        <w:rPr>
          <w:rStyle w:val="a8"/>
          <w:rFonts w:ascii="Times New Roman" w:hAnsi="Times New Roman" w:cs="Times New Roman"/>
          <w:b w:val="0"/>
        </w:rPr>
        <w:t>;</w:t>
      </w:r>
    </w:p>
    <w:p w14:paraId="34E9AC4C" w14:textId="0161C7E7" w:rsidR="00D86270" w:rsidRPr="00D86270" w:rsidRDefault="00D86270" w:rsidP="00666F5C">
      <w:pPr>
        <w:pStyle w:val="2"/>
        <w:numPr>
          <w:ilvl w:val="0"/>
          <w:numId w:val="12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>вид топлива</w:t>
      </w:r>
      <w:r w:rsidR="007F2BBE">
        <w:rPr>
          <w:rStyle w:val="a8"/>
          <w:rFonts w:ascii="Times New Roman" w:hAnsi="Times New Roman" w:cs="Times New Roman"/>
          <w:b w:val="0"/>
        </w:rPr>
        <w:t>;</w:t>
      </w:r>
    </w:p>
    <w:p w14:paraId="0383B58E" w14:textId="1F3E9D85" w:rsidR="00D86270" w:rsidRPr="00D86270" w:rsidRDefault="00D86270" w:rsidP="00666F5C">
      <w:pPr>
        <w:pStyle w:val="2"/>
        <w:numPr>
          <w:ilvl w:val="0"/>
          <w:numId w:val="12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>плотность</w:t>
      </w:r>
      <w:r w:rsidR="007F2BBE">
        <w:rPr>
          <w:rStyle w:val="a8"/>
          <w:rFonts w:ascii="Times New Roman" w:hAnsi="Times New Roman" w:cs="Times New Roman"/>
          <w:b w:val="0"/>
        </w:rPr>
        <w:t>;</w:t>
      </w:r>
    </w:p>
    <w:p w14:paraId="6ED8C92C" w14:textId="402DBE6D" w:rsidR="00D86270" w:rsidRPr="00D86270" w:rsidRDefault="00D86270" w:rsidP="00666F5C">
      <w:pPr>
        <w:pStyle w:val="2"/>
        <w:numPr>
          <w:ilvl w:val="0"/>
          <w:numId w:val="12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>температура</w:t>
      </w:r>
      <w:r w:rsidR="007F2BBE">
        <w:rPr>
          <w:rStyle w:val="a8"/>
          <w:rFonts w:ascii="Times New Roman" w:hAnsi="Times New Roman" w:cs="Times New Roman"/>
          <w:b w:val="0"/>
        </w:rPr>
        <w:t>;</w:t>
      </w:r>
    </w:p>
    <w:p w14:paraId="0DAA8CDB" w14:textId="35EF2909" w:rsidR="00D86270" w:rsidRPr="00D86270" w:rsidRDefault="00D86270" w:rsidP="00666F5C">
      <w:pPr>
        <w:pStyle w:val="2"/>
        <w:numPr>
          <w:ilvl w:val="0"/>
          <w:numId w:val="12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>номер отсека</w:t>
      </w:r>
      <w:r w:rsidR="007F2BBE">
        <w:rPr>
          <w:rStyle w:val="a8"/>
          <w:rFonts w:ascii="Times New Roman" w:hAnsi="Times New Roman" w:cs="Times New Roman"/>
          <w:b w:val="0"/>
        </w:rPr>
        <w:t>;</w:t>
      </w:r>
    </w:p>
    <w:p w14:paraId="62EA6860" w14:textId="330620BA" w:rsidR="00D86270" w:rsidRDefault="00D86270" w:rsidP="00666F5C">
      <w:pPr>
        <w:pStyle w:val="2"/>
        <w:numPr>
          <w:ilvl w:val="0"/>
          <w:numId w:val="12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>подпись и Ф.И.О. принявшего топливо</w:t>
      </w:r>
      <w:r w:rsidR="007F2BBE">
        <w:rPr>
          <w:rStyle w:val="a8"/>
          <w:rFonts w:ascii="Times New Roman" w:hAnsi="Times New Roman" w:cs="Times New Roman"/>
          <w:b w:val="0"/>
        </w:rPr>
        <w:t>.</w:t>
      </w:r>
    </w:p>
    <w:p w14:paraId="5329EB39" w14:textId="1A70A00B" w:rsidR="00D86270" w:rsidRPr="00D86270" w:rsidRDefault="00D86270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86270">
        <w:rPr>
          <w:rStyle w:val="a8"/>
          <w:rFonts w:ascii="Times New Roman" w:hAnsi="Times New Roman" w:cs="Times New Roman"/>
          <w:b w:val="0"/>
        </w:rPr>
        <w:t>Дополнительная проба топлива для передачи водителю поставщика помещается в тару поставщика, закрывается и пломбируется материалами поставщика. Емкость должна быть опломбирована с нашими подписями.</w:t>
      </w:r>
    </w:p>
    <w:p w14:paraId="32237609" w14:textId="77777777" w:rsidR="00B523D4" w:rsidRPr="00B523D4" w:rsidRDefault="00B523D4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B523D4">
        <w:rPr>
          <w:rStyle w:val="a8"/>
          <w:rFonts w:ascii="Times New Roman" w:hAnsi="Times New Roman" w:cs="Times New Roman"/>
          <w:b w:val="0"/>
        </w:rPr>
        <w:t>Пробы хранят в помещении или специально отведенных местах, отвечающих противопожарным требованиям, предъявляемым к кладовым легковоспламеняющихся и горючих жидкостей. Пробы хранят в шкафу, ящике с гнездами или на полках из несгораемого материала.</w:t>
      </w:r>
    </w:p>
    <w:p w14:paraId="1573FA09" w14:textId="77777777" w:rsidR="00B523D4" w:rsidRPr="00B523D4" w:rsidRDefault="00B523D4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B523D4">
        <w:rPr>
          <w:rStyle w:val="a8"/>
          <w:rFonts w:ascii="Times New Roman" w:hAnsi="Times New Roman" w:cs="Times New Roman"/>
          <w:b w:val="0"/>
        </w:rPr>
        <w:t>Пробы сохраняются в течение 90 суток с момента отбора, после чего заведующий нефтебазой переливает содержимое пробы в резервуар соответствующего типа топлива, а стеклянную тару промывает мыльным раствором и высушивает для дальнейшего использования.</w:t>
      </w:r>
    </w:p>
    <w:p w14:paraId="73688848" w14:textId="3B1BE908" w:rsidR="00F33832" w:rsidRPr="000B2A2C" w:rsidRDefault="00B523D4" w:rsidP="00666F5C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ind w:left="0" w:firstLine="566"/>
        <w:jc w:val="center"/>
        <w:rPr>
          <w:rFonts w:ascii="Times New Roman" w:hAnsi="Times New Roman" w:cs="Times New Roman"/>
        </w:rPr>
      </w:pPr>
      <w:bookmarkStart w:id="74" w:name="_Toc222312082"/>
      <w:bookmarkEnd w:id="71"/>
      <w:r>
        <w:rPr>
          <w:rFonts w:ascii="Times New Roman" w:hAnsi="Times New Roman" w:cs="Times New Roman"/>
        </w:rPr>
        <w:t>Отбор проб из вертикальных резервуаров</w:t>
      </w:r>
      <w:bookmarkEnd w:id="74"/>
    </w:p>
    <w:p w14:paraId="733897B6" w14:textId="77777777" w:rsidR="00B523D4" w:rsidRPr="00B523D4" w:rsidRDefault="00B523D4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6"/>
        <w:contextualSpacing/>
        <w:rPr>
          <w:rStyle w:val="a8"/>
          <w:rFonts w:ascii="Times New Roman" w:hAnsi="Times New Roman" w:cs="Times New Roman"/>
          <w:b w:val="0"/>
        </w:rPr>
      </w:pPr>
      <w:r w:rsidRPr="00B523D4">
        <w:rPr>
          <w:rStyle w:val="a8"/>
          <w:rFonts w:ascii="Times New Roman" w:hAnsi="Times New Roman" w:cs="Times New Roman"/>
          <w:b w:val="0"/>
        </w:rPr>
        <w:t>Точечные пробы нефти и нефтепродуктов из вертикального цилиндрического или прямо угольного резервуара отбирают стационарным или переносным пробоотборником с трех уровней:- верхнего — на 250 мм ниже поверхности нефти или нефтепродукта;- среднего — с середины высоты столба нефти или нефтепродукта;- нижнего: для нефти — нижний срез приемо-раздаточного патрубка (хлопушки) по внутреннему диаметру, для нефтепродукта — на 250 мм выше днища резервуара. Для резервуара, у которого приемо-раздаточный патрубок находится в приемке, за нижний уровень отбора пробы нефти принимают уровень на расстоянии 250 мм от днища резервуара. Объединенную пробу нефти или нефтепродукта составляют смешением точечных проб верхнего, среднего и нижнего уровней в соотношении 1:3:1.</w:t>
      </w:r>
    </w:p>
    <w:p w14:paraId="5D211062" w14:textId="77777777" w:rsidR="00B523D4" w:rsidRPr="00B523D4" w:rsidRDefault="00B523D4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6"/>
        <w:contextualSpacing/>
        <w:rPr>
          <w:rStyle w:val="a8"/>
          <w:rFonts w:ascii="Times New Roman" w:hAnsi="Times New Roman" w:cs="Times New Roman"/>
          <w:b w:val="0"/>
        </w:rPr>
      </w:pPr>
      <w:r w:rsidRPr="00B523D4">
        <w:rPr>
          <w:rStyle w:val="a8"/>
          <w:rFonts w:ascii="Times New Roman" w:hAnsi="Times New Roman" w:cs="Times New Roman"/>
          <w:b w:val="0"/>
        </w:rPr>
        <w:lastRenderedPageBreak/>
        <w:t>Точечные пробы при высоте уровня нефти и нефтепродуктов в резервуаре не выше 2000 мм отбирают с верхнего и нижнего уровней/ Объединенную пробу составляют смешением одинаковых по объему точечных проб верхнего и нижнего уровней. При высоте уровня нефтепродукта менее 1000 мм отбирают одну точечную пробу с нижнего уровня.</w:t>
      </w:r>
    </w:p>
    <w:p w14:paraId="341B64C0" w14:textId="5CF9EAA7" w:rsidR="004E0FD9" w:rsidRPr="000B2A2C" w:rsidRDefault="00B523D4" w:rsidP="00666F5C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ind w:left="0" w:firstLine="566"/>
        <w:jc w:val="center"/>
        <w:rPr>
          <w:rFonts w:ascii="Times New Roman" w:hAnsi="Times New Roman" w:cs="Times New Roman"/>
        </w:rPr>
      </w:pPr>
      <w:bookmarkStart w:id="75" w:name="_Toc222312083"/>
      <w:r>
        <w:rPr>
          <w:rFonts w:ascii="Times New Roman" w:hAnsi="Times New Roman" w:cs="Times New Roman"/>
        </w:rPr>
        <w:t>Отбор проб из горизонтальных резервуаров</w:t>
      </w:r>
      <w:bookmarkEnd w:id="75"/>
    </w:p>
    <w:p w14:paraId="31BBC92F" w14:textId="77777777" w:rsidR="00B523D4" w:rsidRPr="00B523D4" w:rsidRDefault="00B523D4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6"/>
        <w:contextualSpacing/>
        <w:rPr>
          <w:rStyle w:val="a8"/>
          <w:rFonts w:ascii="Times New Roman" w:hAnsi="Times New Roman" w:cs="Times New Roman"/>
          <w:b w:val="0"/>
        </w:rPr>
      </w:pPr>
      <w:r w:rsidRPr="00B523D4">
        <w:rPr>
          <w:rStyle w:val="a8"/>
          <w:rFonts w:ascii="Times New Roman" w:hAnsi="Times New Roman" w:cs="Times New Roman"/>
          <w:b w:val="0"/>
        </w:rPr>
        <w:t xml:space="preserve">Точечные пробы нефти и нефтепродуктов из горизонтального цилиндрического резервуара диаметром более 2500 мм отбирают с трех уровней:- верхнего — на 200 мм ниже поверхности нефти или нефтепродукта;- среднего — с середины высоты столба нефти или нефтепродукта;- нижнего — на 250 мм выше нижней внутренней образующей резервуара. Объединенную пробу составляют смешением точечных проб верхнего, среднего и нижнего уровней в соотношении 1:6:1. </w:t>
      </w:r>
    </w:p>
    <w:p w14:paraId="0C21F05C" w14:textId="77777777" w:rsidR="00B523D4" w:rsidRPr="00B523D4" w:rsidRDefault="00B523D4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6"/>
        <w:contextualSpacing/>
        <w:rPr>
          <w:rStyle w:val="a8"/>
          <w:rFonts w:ascii="Times New Roman" w:hAnsi="Times New Roman" w:cs="Times New Roman"/>
          <w:b w:val="0"/>
        </w:rPr>
      </w:pPr>
      <w:r w:rsidRPr="00B523D4">
        <w:rPr>
          <w:rStyle w:val="a8"/>
          <w:rFonts w:ascii="Times New Roman" w:hAnsi="Times New Roman" w:cs="Times New Roman"/>
          <w:b w:val="0"/>
        </w:rPr>
        <w:t>Точечные пробы нефти и нефтепродуктов из горизонтального цилиндрического резервуара диаметром менее 2500 мм независимо от степени заполнения, а также из горизонтального цилиндрического резервуара диаметром более 2500 мм, но заполненного до высоты, равной половине и менее диаметра, отбирают с двух уровней: с середины высоты столба жидкости и на 250 мм выше нижней внутренней образующей резервуара. Объединенную пробу составляют смешением точечных проб среднего и нижнего уровней в соотношении 3:1. При высоте уровня нефтепродукта менее 500 мм отбирают одну точечную пробу с нижнего уровня.</w:t>
      </w:r>
    </w:p>
    <w:p w14:paraId="4F84F6BA" w14:textId="428609D8" w:rsidR="00B523D4" w:rsidRDefault="00B523D4" w:rsidP="00666F5C">
      <w:pPr>
        <w:pStyle w:val="20"/>
        <w:numPr>
          <w:ilvl w:val="1"/>
          <w:numId w:val="5"/>
        </w:numPr>
        <w:tabs>
          <w:tab w:val="clear" w:pos="720"/>
          <w:tab w:val="left" w:pos="709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76" w:name="_Toc222312084"/>
      <w:r>
        <w:rPr>
          <w:rFonts w:ascii="Times New Roman" w:hAnsi="Times New Roman" w:cs="Times New Roman"/>
        </w:rPr>
        <w:t>Измерение уровня и объема топлива и подтоварной воды</w:t>
      </w:r>
      <w:bookmarkEnd w:id="76"/>
    </w:p>
    <w:p w14:paraId="3AFA1683" w14:textId="414AC995" w:rsidR="00B523D4" w:rsidRPr="000B2A2C" w:rsidRDefault="00B523D4" w:rsidP="00666F5C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77" w:name="_Toc222312085"/>
      <w:r>
        <w:rPr>
          <w:rFonts w:ascii="Times New Roman" w:hAnsi="Times New Roman" w:cs="Times New Roman"/>
        </w:rPr>
        <w:t>Измерение уровня топлива</w:t>
      </w:r>
      <w:bookmarkEnd w:id="77"/>
    </w:p>
    <w:p w14:paraId="74FADB23" w14:textId="1BE420F0" w:rsidR="00B523D4" w:rsidRDefault="00B523D4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1423F6">
        <w:rPr>
          <w:rStyle w:val="ListLabel56"/>
          <w:rFonts w:eastAsia="SimSun"/>
          <w:b w:val="0"/>
        </w:rPr>
        <w:t>Измерение уровня топлива производится после отстоя нефтепродукта не менее двух часов.</w:t>
      </w:r>
    </w:p>
    <w:p w14:paraId="50906B09" w14:textId="77777777" w:rsidR="00637705" w:rsidRPr="00637705" w:rsidRDefault="00637705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 xml:space="preserve">Допускается применять автоматизированные СИ уровня (стационарные или переносные) в резервуарах, измерительные рулетки с грузом (лотом), 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метроштоки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для измерения уровня нефтепродуктов. Показания считывают с точностью до 1 мм.</w:t>
      </w:r>
    </w:p>
    <w:p w14:paraId="4F67182D" w14:textId="77777777" w:rsidR="00637705" w:rsidRPr="00637705" w:rsidRDefault="00637705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 xml:space="preserve">Измерительную ленту рулеток с грузом (лотом) следует опускать плавно, не допуская волн на поверхности нефтепродуктов и ударов о днище или опорную плиту (при наличии). Лента рулетки должна находиться все время в натянутом состоянии. Измерения проводят при установившемся уровне нефтепродуктов. Поднимают ленту рулеток строго </w:t>
      </w:r>
      <w:r w:rsidRPr="00637705">
        <w:rPr>
          <w:rStyle w:val="a8"/>
          <w:rFonts w:ascii="Times New Roman" w:hAnsi="Times New Roman" w:cs="Times New Roman"/>
          <w:b w:val="0"/>
        </w:rPr>
        <w:lastRenderedPageBreak/>
        <w:t>вертикально, не допуская смещения в сторону, для того чтобы избежать искажения линии смачивания на измерительной ленте.</w:t>
      </w:r>
    </w:p>
    <w:p w14:paraId="4117635E" w14:textId="77777777" w:rsidR="00637705" w:rsidRPr="00637705" w:rsidRDefault="00637705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Метроштоки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следует опускать плавно, не допуская волн на поверхности нефтепродуктов и ударов о днище или опорную плиту (при наличии). Поднимать 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метроштоки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следует плавно и быстро, не допуская их смещения в сторону для исключения искажения линии смачивания. Считывание показаний должно быть произведено таким образом, чтобы линия смачивания находилась на уровне глаз.</w:t>
      </w:r>
    </w:p>
    <w:p w14:paraId="394BF201" w14:textId="77777777" w:rsidR="00637705" w:rsidRPr="00637705" w:rsidRDefault="00637705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 xml:space="preserve">При измерении уровня нефтепродуктов рекомендуется наносить на измерительную ленту рулеток или 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метроштоков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водочувствительную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(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бензочувствительную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) пасту. При этом измерения проводят с учетом требований инструкции по использованию 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водочувствительной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(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бензочувствительной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>) пасты или ленты.</w:t>
      </w:r>
    </w:p>
    <w:p w14:paraId="318FD693" w14:textId="77777777" w:rsidR="00637705" w:rsidRPr="00637705" w:rsidRDefault="00637705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>Измерения уровня нефтепродуктов проводят дважды. Если результаты измерений отличаются не более чем на 1 мм, то в качестве результата измерений уровня принимают их среднее арифметическое значение. Если полученное расхождение составляет более 1 мм, то измерения повторяют еще дважды и вычисляют среднее арифметическое значение из 3 наиболее близких измерений.</w:t>
      </w:r>
    </w:p>
    <w:p w14:paraId="76278071" w14:textId="77777777" w:rsidR="00637705" w:rsidRPr="00637705" w:rsidRDefault="00637705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 xml:space="preserve">Измерение уровня нефтепродуктов по высоте пустоты резервуаров и резервуаров с применением измерительных рулеток или 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метроштоков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проводят в следующей последовательности:</w:t>
      </w:r>
    </w:p>
    <w:p w14:paraId="64777459" w14:textId="77777777" w:rsidR="00637705" w:rsidRPr="00637705" w:rsidRDefault="00637705" w:rsidP="00666F5C">
      <w:pPr>
        <w:pStyle w:val="2"/>
        <w:numPr>
          <w:ilvl w:val="0"/>
          <w:numId w:val="13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 xml:space="preserve">опускают ленту рулеток с грузом (лотом) или 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метроштоки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медленно в нефтепродукты, не допуская отклонения от вертикального положения, сохраняя спокойное состояние поверхности нефтепродуктов и не допуская волн;</w:t>
      </w:r>
    </w:p>
    <w:p w14:paraId="55B75991" w14:textId="77777777" w:rsidR="00637705" w:rsidRPr="00637705" w:rsidRDefault="00637705" w:rsidP="00666F5C">
      <w:pPr>
        <w:pStyle w:val="2"/>
        <w:numPr>
          <w:ilvl w:val="0"/>
          <w:numId w:val="13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 xml:space="preserve">первый (верхний) отсчет берут по рулеткам или 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метроштокам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на уровне риски планки замерного люка (верхней образующей замерного люка). Затем ленту рулеток или 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метроштоки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поднимают строго вертикально, не допуская смещения в сторону, и берут второй (нижний) отсчет на месте смоченной части ленты рулеток или 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метроштоков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нефтепродуктами;</w:t>
      </w:r>
    </w:p>
    <w:p w14:paraId="75F3E457" w14:textId="77777777" w:rsidR="00637705" w:rsidRPr="00637705" w:rsidRDefault="00637705" w:rsidP="00666F5C">
      <w:pPr>
        <w:pStyle w:val="2"/>
        <w:numPr>
          <w:ilvl w:val="0"/>
          <w:numId w:val="13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 xml:space="preserve">отсчет по ленте рулеток или </w:t>
      </w:r>
      <w:proofErr w:type="spellStart"/>
      <w:r w:rsidRPr="00637705">
        <w:rPr>
          <w:rStyle w:val="a8"/>
          <w:rFonts w:ascii="Times New Roman" w:hAnsi="Times New Roman" w:cs="Times New Roman"/>
          <w:b w:val="0"/>
        </w:rPr>
        <w:t>метроштокам</w:t>
      </w:r>
      <w:proofErr w:type="spellEnd"/>
      <w:r w:rsidRPr="00637705">
        <w:rPr>
          <w:rStyle w:val="a8"/>
          <w:rFonts w:ascii="Times New Roman" w:hAnsi="Times New Roman" w:cs="Times New Roman"/>
          <w:b w:val="0"/>
        </w:rPr>
        <w:t xml:space="preserve"> проводят сразу после появления смоченной части над измерительным люком с точностью до 1 мм;</w:t>
      </w:r>
    </w:p>
    <w:p w14:paraId="288BE78D" w14:textId="77777777" w:rsidR="00637705" w:rsidRPr="00637705" w:rsidRDefault="00637705" w:rsidP="00666F5C">
      <w:pPr>
        <w:pStyle w:val="2"/>
        <w:numPr>
          <w:ilvl w:val="0"/>
          <w:numId w:val="13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>измерения высоты пустоты в каждом резервуаре проводят дважды. Если результаты измерений отличаются не более чем на 1 мм, то в качестве результата измерений уровня принимают их среднее арифметическое значение;</w:t>
      </w:r>
    </w:p>
    <w:p w14:paraId="1A3ECF23" w14:textId="77777777" w:rsidR="00637705" w:rsidRPr="00637705" w:rsidRDefault="00637705" w:rsidP="00666F5C">
      <w:pPr>
        <w:pStyle w:val="2"/>
        <w:numPr>
          <w:ilvl w:val="0"/>
          <w:numId w:val="13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>если полученное расхождение измерений составляет более 1 мм, то измерения повторяют еще дважды и берут среднее арифметическое значение из 3 наиболее близких измерений;</w:t>
      </w:r>
    </w:p>
    <w:p w14:paraId="769D2D0E" w14:textId="77777777" w:rsidR="00637705" w:rsidRPr="00637705" w:rsidRDefault="00637705" w:rsidP="00666F5C">
      <w:pPr>
        <w:pStyle w:val="2"/>
        <w:numPr>
          <w:ilvl w:val="0"/>
          <w:numId w:val="13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lastRenderedPageBreak/>
        <w:t>высоту пустоты резервуаров находят как разность верхнего и нижнего отсчетов по рулеткам.</w:t>
      </w:r>
    </w:p>
    <w:p w14:paraId="06D66CE6" w14:textId="77777777" w:rsidR="00637705" w:rsidRPr="00637705" w:rsidRDefault="00637705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>Уровень нефтепродуктов определяют вычитанием полученного значения высоты пустоты из значения базовой высоты, определенной при градуировке резервуаров.</w:t>
      </w:r>
    </w:p>
    <w:p w14:paraId="6B1C5BF0" w14:textId="77777777" w:rsidR="00637705" w:rsidRPr="00637705" w:rsidRDefault="00637705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37705">
        <w:rPr>
          <w:rStyle w:val="a8"/>
          <w:rFonts w:ascii="Times New Roman" w:hAnsi="Times New Roman" w:cs="Times New Roman"/>
          <w:b w:val="0"/>
        </w:rPr>
        <w:t>Автоматизированные СИ уровня (стационарные или переносные) используют в соответствии с руководством по эксплуатации.</w:t>
      </w:r>
    </w:p>
    <w:p w14:paraId="3A0002B8" w14:textId="6454506C" w:rsidR="00637705" w:rsidRDefault="00C655D2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637705" w:rsidRPr="00637705">
        <w:rPr>
          <w:rStyle w:val="a8"/>
          <w:rFonts w:ascii="Times New Roman" w:hAnsi="Times New Roman" w:cs="Times New Roman"/>
          <w:b w:val="0"/>
        </w:rPr>
        <w:t>Результат измерений уровня нефтепродуктов округляют до целого значения.</w:t>
      </w:r>
    </w:p>
    <w:p w14:paraId="04771669" w14:textId="6DEEE7AF" w:rsidR="00C204CB" w:rsidRPr="000B2A2C" w:rsidRDefault="00C204CB" w:rsidP="00666F5C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jc w:val="center"/>
        <w:rPr>
          <w:rFonts w:ascii="Times New Roman" w:hAnsi="Times New Roman" w:cs="Times New Roman"/>
        </w:rPr>
      </w:pPr>
      <w:bookmarkStart w:id="78" w:name="_Toc222312086"/>
      <w:r>
        <w:rPr>
          <w:rFonts w:ascii="Times New Roman" w:hAnsi="Times New Roman" w:cs="Times New Roman"/>
        </w:rPr>
        <w:t>Измерение уровня подтоварной воды</w:t>
      </w:r>
      <w:bookmarkEnd w:id="78"/>
    </w:p>
    <w:p w14:paraId="67B9324B" w14:textId="605BA0FD" w:rsidR="00C204CB" w:rsidRPr="00DD6BEE" w:rsidRDefault="00C204CB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DD6BEE">
        <w:rPr>
          <w:rStyle w:val="ListLabel56"/>
          <w:rFonts w:eastAsia="SimSun"/>
          <w:b w:val="0"/>
        </w:rPr>
        <w:t>Измерение уровня подтоварной воды производится после отстоя нефтепродукта не менее двух часов.</w:t>
      </w:r>
    </w:p>
    <w:p w14:paraId="7DBDD5D6" w14:textId="77ADF5BC" w:rsidR="00C204CB" w:rsidRPr="00C204CB" w:rsidRDefault="00C204CB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proofErr w:type="spellStart"/>
      <w:r w:rsidRPr="00C204CB">
        <w:rPr>
          <w:rStyle w:val="ListLabel56"/>
          <w:rFonts w:eastAsia="SimSun"/>
          <w:b w:val="0"/>
        </w:rPr>
        <w:t>Водочувствительную</w:t>
      </w:r>
      <w:proofErr w:type="spellEnd"/>
      <w:r w:rsidRPr="00C204CB">
        <w:rPr>
          <w:rStyle w:val="ListLabel56"/>
          <w:rFonts w:eastAsia="SimSun"/>
          <w:b w:val="0"/>
        </w:rPr>
        <w:t xml:space="preserve"> пасту наносят тонким слоем на свободную поверхность груза (лота) полосками с 2 противоположных сторон.</w:t>
      </w:r>
    </w:p>
    <w:p w14:paraId="76C17424" w14:textId="77777777" w:rsidR="00C204CB" w:rsidRPr="00C204CB" w:rsidRDefault="00C204CB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C204CB">
        <w:rPr>
          <w:rStyle w:val="ListLabel56"/>
          <w:rFonts w:eastAsia="SimSun"/>
          <w:b w:val="0"/>
        </w:rPr>
        <w:t xml:space="preserve">Рулетки с грузом (лотом) с </w:t>
      </w:r>
      <w:proofErr w:type="spellStart"/>
      <w:r w:rsidRPr="00C204CB">
        <w:rPr>
          <w:rStyle w:val="ListLabel56"/>
          <w:rFonts w:eastAsia="SimSun"/>
          <w:b w:val="0"/>
        </w:rPr>
        <w:t>водочувствительной</w:t>
      </w:r>
      <w:proofErr w:type="spellEnd"/>
      <w:r w:rsidRPr="00C204CB">
        <w:rPr>
          <w:rStyle w:val="ListLabel56"/>
          <w:rFonts w:eastAsia="SimSun"/>
          <w:b w:val="0"/>
        </w:rPr>
        <w:t xml:space="preserve"> пастой выдерживают в резервуарах неподвижно в течение 2-3 мин до полного растворения </w:t>
      </w:r>
      <w:proofErr w:type="spellStart"/>
      <w:r w:rsidRPr="00C204CB">
        <w:rPr>
          <w:rStyle w:val="ListLabel56"/>
          <w:rFonts w:eastAsia="SimSun"/>
          <w:b w:val="0"/>
        </w:rPr>
        <w:t>водочувствительного</w:t>
      </w:r>
      <w:proofErr w:type="spellEnd"/>
      <w:r w:rsidRPr="00C204CB">
        <w:rPr>
          <w:rStyle w:val="ListLabel56"/>
          <w:rFonts w:eastAsia="SimSun"/>
          <w:b w:val="0"/>
        </w:rPr>
        <w:t xml:space="preserve"> слоя. Время выдержки может быть иным, если это предусмотрено технической документацией на </w:t>
      </w:r>
      <w:proofErr w:type="spellStart"/>
      <w:r w:rsidRPr="00C204CB">
        <w:rPr>
          <w:rStyle w:val="ListLabel56"/>
          <w:rFonts w:eastAsia="SimSun"/>
          <w:b w:val="0"/>
        </w:rPr>
        <w:t>водочувствительную</w:t>
      </w:r>
      <w:proofErr w:type="spellEnd"/>
      <w:r w:rsidRPr="00C204CB">
        <w:rPr>
          <w:rStyle w:val="ListLabel56"/>
          <w:rFonts w:eastAsia="SimSun"/>
          <w:b w:val="0"/>
        </w:rPr>
        <w:t xml:space="preserve"> пасту.</w:t>
      </w:r>
    </w:p>
    <w:p w14:paraId="76917D97" w14:textId="77777777" w:rsidR="00C204CB" w:rsidRPr="00C204CB" w:rsidRDefault="00C204CB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C204CB">
        <w:rPr>
          <w:rStyle w:val="ListLabel56"/>
          <w:rFonts w:eastAsia="SimSun"/>
          <w:b w:val="0"/>
        </w:rPr>
        <w:t>Измерения уровня подтоварной воды в каждом резервуаре проводят дважды. Если результаты измерений отличаются не более чем на 1 мм, то в качестве результата измерений уровня принимают их среднее арифметическое значение; если полученное расхождение более 1 мм, то измерения повторяют еще дважды и берут среднее арифметическое значение из 3 наиболее близких измерений.</w:t>
      </w:r>
    </w:p>
    <w:p w14:paraId="468BF514" w14:textId="77777777" w:rsidR="00C204CB" w:rsidRPr="00C204CB" w:rsidRDefault="00C204CB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C204CB">
        <w:rPr>
          <w:rStyle w:val="ListLabel56"/>
          <w:rFonts w:eastAsia="SimSun"/>
          <w:b w:val="0"/>
        </w:rPr>
        <w:t>Измерения уровня подтоварной воды повторяют, если на пасте он обозначен нечетко, косой линией или на неодинаковой высоте с обеих сторон, что указывает на наклонное положение груза (лота) при выполнении измерений.</w:t>
      </w:r>
    </w:p>
    <w:p w14:paraId="0245D769" w14:textId="77777777" w:rsidR="00C204CB" w:rsidRPr="00C204CB" w:rsidRDefault="00C204CB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C204CB">
        <w:rPr>
          <w:rStyle w:val="ListLabel56"/>
          <w:rFonts w:eastAsia="SimSun"/>
          <w:b w:val="0"/>
        </w:rPr>
        <w:t>Размытая грань является следствием отсутствия резкой границы раздела между водой и нефтепродуктом и свидетельствует о наличии водоэмульсионного слоя. В этом случае измерения повторяют после отстоя и расслоения эмульсии.</w:t>
      </w:r>
    </w:p>
    <w:p w14:paraId="4C659423" w14:textId="77777777" w:rsidR="00C204CB" w:rsidRPr="00C204CB" w:rsidRDefault="00C204CB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C204CB">
        <w:rPr>
          <w:rStyle w:val="ListLabel56"/>
          <w:rFonts w:eastAsia="SimSun"/>
          <w:b w:val="0"/>
        </w:rPr>
        <w:t>Допускается измерение уровня подтоварной воды проводить одновременно с измерением уровня нефтепродуктов в резервуарах.</w:t>
      </w:r>
    </w:p>
    <w:p w14:paraId="24C0F112" w14:textId="362E67F1" w:rsidR="00DD6BEE" w:rsidRPr="000B2A2C" w:rsidRDefault="00DD6BEE" w:rsidP="00666F5C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jc w:val="center"/>
        <w:rPr>
          <w:rFonts w:ascii="Times New Roman" w:hAnsi="Times New Roman" w:cs="Times New Roman"/>
        </w:rPr>
      </w:pPr>
      <w:bookmarkStart w:id="79" w:name="_Toc222312087"/>
      <w:r>
        <w:rPr>
          <w:rFonts w:ascii="Times New Roman" w:hAnsi="Times New Roman" w:cs="Times New Roman"/>
        </w:rPr>
        <w:lastRenderedPageBreak/>
        <w:t xml:space="preserve">Измерение </w:t>
      </w:r>
      <w:r w:rsidR="00A25984">
        <w:rPr>
          <w:rFonts w:ascii="Times New Roman" w:hAnsi="Times New Roman" w:cs="Times New Roman"/>
        </w:rPr>
        <w:t>температуры</w:t>
      </w:r>
      <w:bookmarkEnd w:id="79"/>
    </w:p>
    <w:p w14:paraId="287BA3F3" w14:textId="77777777" w:rsidR="00DD6BEE" w:rsidRPr="00DD6BEE" w:rsidRDefault="00DD6BEE" w:rsidP="00666F5C">
      <w:pPr>
        <w:pStyle w:val="aff2"/>
        <w:numPr>
          <w:ilvl w:val="3"/>
          <w:numId w:val="5"/>
        </w:numPr>
        <w:spacing w:line="360" w:lineRule="auto"/>
        <w:ind w:left="0" w:firstLine="567"/>
        <w:jc w:val="both"/>
        <w:rPr>
          <w:rStyle w:val="a8"/>
          <w:rFonts w:ascii="Times New Roman" w:hAnsi="Times New Roman" w:cs="Times New Roman"/>
          <w:b w:val="0"/>
          <w:lang w:eastAsia="ru-RU"/>
        </w:rPr>
      </w:pPr>
      <w:r w:rsidRPr="00DD6BEE">
        <w:rPr>
          <w:rStyle w:val="a8"/>
          <w:rFonts w:ascii="Times New Roman" w:hAnsi="Times New Roman" w:cs="Times New Roman"/>
          <w:b w:val="0"/>
          <w:lang w:eastAsia="ru-RU"/>
        </w:rPr>
        <w:t xml:space="preserve">Измерение температуры проводят непосредственно в </w:t>
      </w:r>
      <w:proofErr w:type="spellStart"/>
      <w:r w:rsidRPr="00DD6BEE">
        <w:rPr>
          <w:rStyle w:val="a8"/>
          <w:rFonts w:ascii="Times New Roman" w:hAnsi="Times New Roman" w:cs="Times New Roman"/>
          <w:b w:val="0"/>
          <w:lang w:eastAsia="ru-RU"/>
        </w:rPr>
        <w:t>пробоприемнике</w:t>
      </w:r>
      <w:proofErr w:type="spellEnd"/>
      <w:r w:rsidRPr="00DD6BEE">
        <w:rPr>
          <w:rStyle w:val="a8"/>
          <w:rFonts w:ascii="Times New Roman" w:hAnsi="Times New Roman" w:cs="Times New Roman"/>
          <w:b w:val="0"/>
          <w:lang w:eastAsia="ru-RU"/>
        </w:rPr>
        <w:t xml:space="preserve"> (термостатическом цилиндре) в течение 1-3 мин после отбора пробы, при этом переносные пробоотборники выдерживают на уровне отбираемой пробы в течение не менее 5 мин. Термометры погружают в нефтепродукты на глубину, указанную в паспорте на данный термометр, и выдерживают в пробе до установления постоянного значения температуры.</w:t>
      </w:r>
    </w:p>
    <w:p w14:paraId="0EC41EB4" w14:textId="2A929A74" w:rsidR="00DD6BEE" w:rsidRPr="000B2A2C" w:rsidRDefault="00DD6BEE" w:rsidP="00666F5C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jc w:val="center"/>
        <w:rPr>
          <w:rFonts w:ascii="Times New Roman" w:hAnsi="Times New Roman" w:cs="Times New Roman"/>
        </w:rPr>
      </w:pPr>
      <w:bookmarkStart w:id="80" w:name="_Toc222312088"/>
      <w:r>
        <w:rPr>
          <w:rFonts w:ascii="Times New Roman" w:hAnsi="Times New Roman" w:cs="Times New Roman"/>
        </w:rPr>
        <w:t>Определение объема нефтепродукта</w:t>
      </w:r>
      <w:bookmarkEnd w:id="80"/>
    </w:p>
    <w:p w14:paraId="673B1631" w14:textId="170AC949" w:rsidR="00DD6BEE" w:rsidRPr="00DD6BEE" w:rsidRDefault="00C655D2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О</w:t>
      </w:r>
      <w:r w:rsidRPr="00DD6BEE">
        <w:rPr>
          <w:rStyle w:val="a8"/>
          <w:rFonts w:ascii="Times New Roman" w:hAnsi="Times New Roman" w:cs="Times New Roman"/>
          <w:b w:val="0"/>
        </w:rPr>
        <w:t>бщий объем в резервуаре (V0) и объем подтоварной воды (</w:t>
      </w:r>
      <w:proofErr w:type="spellStart"/>
      <w:r w:rsidRPr="00DD6BEE">
        <w:rPr>
          <w:rStyle w:val="a8"/>
          <w:rFonts w:ascii="Times New Roman" w:hAnsi="Times New Roman" w:cs="Times New Roman"/>
          <w:b w:val="0"/>
        </w:rPr>
        <w:t>Vв</w:t>
      </w:r>
      <w:proofErr w:type="spellEnd"/>
      <w:r w:rsidRPr="00DD6BEE">
        <w:rPr>
          <w:rStyle w:val="a8"/>
          <w:rFonts w:ascii="Times New Roman" w:hAnsi="Times New Roman" w:cs="Times New Roman"/>
          <w:b w:val="0"/>
        </w:rPr>
        <w:t>)</w:t>
      </w:r>
      <w:r>
        <w:rPr>
          <w:rStyle w:val="a8"/>
          <w:rFonts w:ascii="Times New Roman" w:hAnsi="Times New Roman" w:cs="Times New Roman"/>
          <w:b w:val="0"/>
        </w:rPr>
        <w:t xml:space="preserve"> </w:t>
      </w:r>
      <w:r w:rsidRPr="00C655D2">
        <w:rPr>
          <w:rStyle w:val="a8"/>
          <w:rFonts w:ascii="Times New Roman" w:hAnsi="Times New Roman" w:cs="Times New Roman"/>
          <w:b w:val="0"/>
        </w:rPr>
        <w:t xml:space="preserve">определяются по </w:t>
      </w:r>
      <w:proofErr w:type="spellStart"/>
      <w:r w:rsidRPr="00C655D2">
        <w:rPr>
          <w:rStyle w:val="a8"/>
          <w:rFonts w:ascii="Times New Roman" w:hAnsi="Times New Roman" w:cs="Times New Roman"/>
          <w:b w:val="0"/>
        </w:rPr>
        <w:t>градуировочной</w:t>
      </w:r>
      <w:proofErr w:type="spellEnd"/>
      <w:r w:rsidRPr="00C655D2">
        <w:rPr>
          <w:rStyle w:val="a8"/>
          <w:rFonts w:ascii="Times New Roman" w:hAnsi="Times New Roman" w:cs="Times New Roman"/>
          <w:b w:val="0"/>
        </w:rPr>
        <w:t xml:space="preserve"> таблице резервуара исходя из измеренных уровней нефтепродукта и подтоварной воды.</w:t>
      </w:r>
    </w:p>
    <w:p w14:paraId="60CF443E" w14:textId="0A79F4B0" w:rsidR="00DD6BEE" w:rsidRDefault="00DD6BEE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D6BEE">
        <w:rPr>
          <w:rStyle w:val="a8"/>
          <w:rFonts w:ascii="Times New Roman" w:hAnsi="Times New Roman" w:cs="Times New Roman"/>
          <w:b w:val="0"/>
        </w:rPr>
        <w:t>Объем нефтепродукта при температуре его измерения в резервуаре (V), м3, вычисляют по формуле (20 – значение градуировки ареометра (или 15 или 20, в зависимости от паспорта)):</w:t>
      </w:r>
    </w:p>
    <w:p w14:paraId="536CEEB3" w14:textId="77777777" w:rsidR="00DD6BEE" w:rsidRPr="00DD6BEE" w:rsidRDefault="00DD6BEE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D6BEE">
        <w:rPr>
          <w:rStyle w:val="a8"/>
          <w:rFonts w:ascii="Times New Roman" w:hAnsi="Times New Roman" w:cs="Times New Roman"/>
          <w:b w:val="0"/>
        </w:rPr>
        <w:t>V = V</w:t>
      </w:r>
      <w:r w:rsidRPr="007F2BBE">
        <w:rPr>
          <w:rStyle w:val="a8"/>
          <w:rFonts w:ascii="Times New Roman" w:hAnsi="Times New Roman" w:cs="Times New Roman"/>
          <w:b w:val="0"/>
          <w:vertAlign w:val="subscript"/>
        </w:rPr>
        <w:t>H</w:t>
      </w:r>
      <w:r w:rsidRPr="00DD6BEE">
        <w:rPr>
          <w:rStyle w:val="a8"/>
          <w:rFonts w:ascii="Times New Roman" w:hAnsi="Times New Roman" w:cs="Times New Roman"/>
          <w:b w:val="0"/>
        </w:rPr>
        <w:t xml:space="preserve"> * [1 + (2 * 0,0000125 + 0,000023) * (</w:t>
      </w:r>
      <w:proofErr w:type="spellStart"/>
      <w:r w:rsidRPr="00DD6BEE">
        <w:rPr>
          <w:rStyle w:val="a8"/>
          <w:rFonts w:ascii="Times New Roman" w:hAnsi="Times New Roman" w:cs="Times New Roman"/>
          <w:b w:val="0"/>
        </w:rPr>
        <w:t>t</w:t>
      </w:r>
      <w:r w:rsidRPr="007F2BBE">
        <w:rPr>
          <w:rStyle w:val="a8"/>
          <w:rFonts w:ascii="Times New Roman" w:hAnsi="Times New Roman" w:cs="Times New Roman"/>
          <w:b w:val="0"/>
          <w:vertAlign w:val="subscript"/>
        </w:rPr>
        <w:t>v</w:t>
      </w:r>
      <w:proofErr w:type="spellEnd"/>
      <w:r w:rsidRPr="00DD6BEE">
        <w:rPr>
          <w:rStyle w:val="a8"/>
          <w:rFonts w:ascii="Times New Roman" w:hAnsi="Times New Roman" w:cs="Times New Roman"/>
          <w:b w:val="0"/>
        </w:rPr>
        <w:t xml:space="preserve"> – 20)</w:t>
      </w:r>
    </w:p>
    <w:p w14:paraId="4078F800" w14:textId="77777777" w:rsidR="00DD6BEE" w:rsidRDefault="00DD6BEE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D6BEE">
        <w:rPr>
          <w:rStyle w:val="a8"/>
          <w:rFonts w:ascii="Times New Roman" w:hAnsi="Times New Roman" w:cs="Times New Roman"/>
          <w:b w:val="0"/>
        </w:rPr>
        <w:t xml:space="preserve"> где V</w:t>
      </w:r>
      <w:r w:rsidRPr="007F2BBE">
        <w:rPr>
          <w:rStyle w:val="a8"/>
          <w:rFonts w:ascii="Times New Roman" w:hAnsi="Times New Roman" w:cs="Times New Roman"/>
          <w:b w:val="0"/>
          <w:vertAlign w:val="subscript"/>
        </w:rPr>
        <w:t>H</w:t>
      </w:r>
      <w:r w:rsidRPr="00DD6BEE">
        <w:rPr>
          <w:rStyle w:val="a8"/>
          <w:rFonts w:ascii="Times New Roman" w:hAnsi="Times New Roman" w:cs="Times New Roman"/>
          <w:b w:val="0"/>
        </w:rPr>
        <w:t xml:space="preserve"> – объем нефтепродукта в резервуаре, м3 </w:t>
      </w:r>
      <w:r>
        <w:rPr>
          <w:rStyle w:val="a8"/>
          <w:rFonts w:ascii="Times New Roman" w:hAnsi="Times New Roman" w:cs="Times New Roman"/>
          <w:b w:val="0"/>
        </w:rPr>
        <w:t>в</w:t>
      </w:r>
      <w:r w:rsidRPr="00DD6BEE">
        <w:rPr>
          <w:rStyle w:val="a8"/>
          <w:rFonts w:ascii="Times New Roman" w:hAnsi="Times New Roman" w:cs="Times New Roman"/>
          <w:b w:val="0"/>
        </w:rPr>
        <w:t xml:space="preserve">ычисляется по формуле: </w:t>
      </w:r>
    </w:p>
    <w:p w14:paraId="5A736F49" w14:textId="2D4EBB6C" w:rsidR="00DD6BEE" w:rsidRPr="00DD6BEE" w:rsidRDefault="00DD6BEE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D6BEE">
        <w:rPr>
          <w:rStyle w:val="a8"/>
          <w:rFonts w:ascii="Times New Roman" w:hAnsi="Times New Roman" w:cs="Times New Roman"/>
          <w:b w:val="0"/>
        </w:rPr>
        <w:t>V</w:t>
      </w:r>
      <w:r w:rsidRPr="007F2BBE">
        <w:rPr>
          <w:rStyle w:val="a8"/>
          <w:rFonts w:ascii="Times New Roman" w:hAnsi="Times New Roman" w:cs="Times New Roman"/>
          <w:b w:val="0"/>
          <w:vertAlign w:val="subscript"/>
        </w:rPr>
        <w:t>H</w:t>
      </w:r>
      <w:r w:rsidRPr="00DD6BEE">
        <w:rPr>
          <w:rStyle w:val="a8"/>
          <w:rFonts w:ascii="Times New Roman" w:hAnsi="Times New Roman" w:cs="Times New Roman"/>
          <w:b w:val="0"/>
        </w:rPr>
        <w:t xml:space="preserve"> = V</w:t>
      </w:r>
      <w:r w:rsidRPr="007F2BBE">
        <w:rPr>
          <w:rStyle w:val="a8"/>
          <w:rFonts w:ascii="Times New Roman" w:hAnsi="Times New Roman" w:cs="Times New Roman"/>
          <w:b w:val="0"/>
          <w:vertAlign w:val="subscript"/>
        </w:rPr>
        <w:t>0</w:t>
      </w:r>
      <w:r w:rsidRPr="00DD6BEE">
        <w:rPr>
          <w:rStyle w:val="a8"/>
          <w:rFonts w:ascii="Times New Roman" w:hAnsi="Times New Roman" w:cs="Times New Roman"/>
          <w:b w:val="0"/>
        </w:rPr>
        <w:t xml:space="preserve"> – V</w:t>
      </w:r>
      <w:r w:rsidRPr="007F2BBE">
        <w:rPr>
          <w:rStyle w:val="a8"/>
          <w:rFonts w:ascii="Times New Roman" w:hAnsi="Times New Roman" w:cs="Times New Roman"/>
          <w:b w:val="0"/>
          <w:vertAlign w:val="subscript"/>
        </w:rPr>
        <w:t>B</w:t>
      </w:r>
      <w:r w:rsidRPr="00DD6BEE">
        <w:rPr>
          <w:rStyle w:val="a8"/>
          <w:rFonts w:ascii="Times New Roman" w:hAnsi="Times New Roman" w:cs="Times New Roman"/>
          <w:b w:val="0"/>
        </w:rPr>
        <w:t>, где</w:t>
      </w:r>
    </w:p>
    <w:p w14:paraId="1981224E" w14:textId="5A4C9D64" w:rsidR="00DD6BEE" w:rsidRPr="00DD6BEE" w:rsidRDefault="00C655D2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60092">
        <w:rPr>
          <w:color w:val="auto"/>
          <w:position w:val="-12"/>
        </w:rPr>
        <w:object w:dxaOrig="279" w:dyaOrig="360" w14:anchorId="646D90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8.75pt" o:ole="">
            <v:imagedata r:id="rId15" o:title=""/>
          </v:shape>
          <o:OLEObject Type="Embed" ProgID="Equation.3" ShapeID="_x0000_i1025" DrawAspect="Content" ObjectID="_1833950187" r:id="rId16"/>
        </w:object>
      </w:r>
      <w:r w:rsidR="00DD6BEE" w:rsidRPr="00DD6BEE">
        <w:rPr>
          <w:rStyle w:val="a8"/>
          <w:rFonts w:ascii="Times New Roman" w:hAnsi="Times New Roman" w:cs="Times New Roman"/>
          <w:b w:val="0"/>
        </w:rPr>
        <w:t xml:space="preserve"> - общий объем нефтепродукта и подтоварной воды в резервуаре м3</w:t>
      </w:r>
    </w:p>
    <w:p w14:paraId="0A0DDB90" w14:textId="56B50F16" w:rsidR="00DD6BEE" w:rsidRPr="00DD6BEE" w:rsidRDefault="00C655D2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60092">
        <w:rPr>
          <w:color w:val="auto"/>
          <w:position w:val="-10"/>
        </w:rPr>
        <w:object w:dxaOrig="300" w:dyaOrig="340" w14:anchorId="232828E1">
          <v:shape id="_x0000_i1026" type="#_x0000_t75" style="width:15pt;height:15.75pt" o:ole="">
            <v:imagedata r:id="rId17" o:title=""/>
          </v:shape>
          <o:OLEObject Type="Embed" ProgID="Equation.3" ShapeID="_x0000_i1026" DrawAspect="Content" ObjectID="_1833950188" r:id="rId18"/>
        </w:object>
      </w:r>
      <w:r w:rsidR="00DD6BEE" w:rsidRPr="00DD6BEE">
        <w:rPr>
          <w:rStyle w:val="a8"/>
          <w:rFonts w:ascii="Times New Roman" w:hAnsi="Times New Roman" w:cs="Times New Roman"/>
          <w:b w:val="0"/>
        </w:rPr>
        <w:t xml:space="preserve"> – объем подтоварной воды, м3;</w:t>
      </w:r>
    </w:p>
    <w:p w14:paraId="50ACD2E4" w14:textId="77777777" w:rsidR="00DD6BEE" w:rsidRPr="00DD6BEE" w:rsidRDefault="00DD6BEE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proofErr w:type="spellStart"/>
      <w:r w:rsidRPr="00DD6BEE">
        <w:rPr>
          <w:rStyle w:val="a8"/>
          <w:rFonts w:ascii="Times New Roman" w:hAnsi="Times New Roman" w:cs="Times New Roman"/>
          <w:b w:val="0"/>
        </w:rPr>
        <w:t>t</w:t>
      </w:r>
      <w:r w:rsidRPr="00C655D2">
        <w:rPr>
          <w:rStyle w:val="a8"/>
          <w:rFonts w:ascii="Times New Roman" w:hAnsi="Times New Roman" w:cs="Times New Roman"/>
          <w:b w:val="0"/>
          <w:vertAlign w:val="subscript"/>
        </w:rPr>
        <w:t>v</w:t>
      </w:r>
      <w:proofErr w:type="spellEnd"/>
      <w:r w:rsidRPr="00DD6BEE">
        <w:rPr>
          <w:rStyle w:val="a8"/>
          <w:rFonts w:ascii="Times New Roman" w:hAnsi="Times New Roman" w:cs="Times New Roman"/>
          <w:b w:val="0"/>
        </w:rPr>
        <w:t xml:space="preserve"> – средняя температура нефтепродуктов в резервуаре, °С;</w:t>
      </w:r>
    </w:p>
    <w:p w14:paraId="03ACC893" w14:textId="11235BC8" w:rsidR="00DD6BEE" w:rsidRPr="00DD6BEE" w:rsidRDefault="00DD6BEE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D6BEE">
        <w:rPr>
          <w:rStyle w:val="a8"/>
          <w:rFonts w:ascii="Times New Roman" w:hAnsi="Times New Roman" w:cs="Times New Roman"/>
          <w:b w:val="0"/>
        </w:rPr>
        <w:t xml:space="preserve">20 – значение градуировки ареометра, может равняться как </w:t>
      </w:r>
      <w:proofErr w:type="gramStart"/>
      <w:r w:rsidRPr="00DD6BEE">
        <w:rPr>
          <w:rStyle w:val="a8"/>
          <w:rFonts w:ascii="Times New Roman" w:hAnsi="Times New Roman" w:cs="Times New Roman"/>
          <w:b w:val="0"/>
        </w:rPr>
        <w:t>20</w:t>
      </w:r>
      <w:proofErr w:type="gramEnd"/>
      <w:r w:rsidRPr="00DD6BEE">
        <w:rPr>
          <w:rStyle w:val="a8"/>
          <w:rFonts w:ascii="Times New Roman" w:hAnsi="Times New Roman" w:cs="Times New Roman"/>
          <w:b w:val="0"/>
        </w:rPr>
        <w:t xml:space="preserve"> так и 15 в соответствии с паспортом.</w:t>
      </w:r>
    </w:p>
    <w:p w14:paraId="4A02326D" w14:textId="0469933E" w:rsidR="00DD6BEE" w:rsidRPr="000B2A2C" w:rsidRDefault="00DD6BEE" w:rsidP="00666F5C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jc w:val="center"/>
        <w:rPr>
          <w:rFonts w:ascii="Times New Roman" w:hAnsi="Times New Roman" w:cs="Times New Roman"/>
        </w:rPr>
      </w:pPr>
      <w:bookmarkStart w:id="81" w:name="_Toc222312089"/>
      <w:r>
        <w:rPr>
          <w:rFonts w:ascii="Times New Roman" w:hAnsi="Times New Roman" w:cs="Times New Roman"/>
        </w:rPr>
        <w:t>Определение средней температуры нефтепродукта в резервуаре для определения массы</w:t>
      </w:r>
      <w:bookmarkEnd w:id="81"/>
    </w:p>
    <w:p w14:paraId="0E88A8E6" w14:textId="2A6A38F5" w:rsidR="00DD6BEE" w:rsidRDefault="00DD6BEE" w:rsidP="00666F5C">
      <w:pPr>
        <w:pStyle w:val="2"/>
        <w:numPr>
          <w:ilvl w:val="3"/>
          <w:numId w:val="5"/>
        </w:numPr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8979E6">
        <w:rPr>
          <w:rStyle w:val="ListLabel56"/>
          <w:rFonts w:eastAsia="SimSun"/>
          <w:b w:val="0"/>
        </w:rPr>
        <w:t>Среднюю температуру нефтепродукта в резервуаре (</w:t>
      </w:r>
      <w:proofErr w:type="spellStart"/>
      <w:r w:rsidRPr="008979E6">
        <w:rPr>
          <w:rStyle w:val="ListLabel56"/>
          <w:rFonts w:eastAsia="SimSun"/>
          <w:b w:val="0"/>
        </w:rPr>
        <w:t>t</w:t>
      </w:r>
      <w:r w:rsidRPr="00001DBA">
        <w:rPr>
          <w:rStyle w:val="ListLabel56"/>
          <w:rFonts w:eastAsia="SimSun"/>
          <w:b w:val="0"/>
          <w:vertAlign w:val="subscript"/>
        </w:rPr>
        <w:t>v</w:t>
      </w:r>
      <w:proofErr w:type="spellEnd"/>
      <w:r w:rsidRPr="008979E6">
        <w:rPr>
          <w:rStyle w:val="ListLabel56"/>
          <w:rFonts w:eastAsia="SimSun"/>
          <w:b w:val="0"/>
        </w:rPr>
        <w:t>) вычисляют по формулам:</w:t>
      </w:r>
    </w:p>
    <w:p w14:paraId="2BC43521" w14:textId="77777777" w:rsidR="00DD6BEE" w:rsidRDefault="00DD6BEE" w:rsidP="00666F5C">
      <w:pPr>
        <w:pStyle w:val="2"/>
        <w:numPr>
          <w:ilvl w:val="0"/>
          <w:numId w:val="0"/>
        </w:numPr>
        <w:spacing w:after="0" w:line="360" w:lineRule="auto"/>
        <w:ind w:firstLine="567"/>
        <w:rPr>
          <w:rStyle w:val="ListLabel56"/>
          <w:rFonts w:eastAsia="SimSun"/>
          <w:b w:val="0"/>
        </w:rPr>
      </w:pPr>
      <w:r w:rsidRPr="008979E6">
        <w:rPr>
          <w:rStyle w:val="ListLabel56"/>
          <w:rFonts w:eastAsia="SimSun"/>
          <w:b w:val="0"/>
        </w:rPr>
        <w:t>В общем случае:</w:t>
      </w:r>
    </w:p>
    <w:p w14:paraId="213707F6" w14:textId="77777777" w:rsidR="00DD6BEE" w:rsidRPr="00AD245E" w:rsidRDefault="00DD6BEE" w:rsidP="00666F5C">
      <w:pPr>
        <w:pStyle w:val="2"/>
        <w:numPr>
          <w:ilvl w:val="0"/>
          <w:numId w:val="0"/>
        </w:numPr>
        <w:spacing w:after="0" w:line="360" w:lineRule="auto"/>
        <w:ind w:firstLine="567"/>
        <w:jc w:val="center"/>
        <w:rPr>
          <w:rStyle w:val="ListLabel56"/>
          <w:rFonts w:eastAsia="SimSun"/>
          <w:b w:val="0"/>
        </w:rPr>
      </w:pPr>
      <w:r w:rsidRPr="00AD245E">
        <w:rPr>
          <w:rFonts w:ascii="Times New Roman" w:hAnsi="Times New Roman"/>
          <w:color w:val="auto"/>
          <w:sz w:val="24"/>
        </w:rPr>
        <w:object w:dxaOrig="1800" w:dyaOrig="660" w14:anchorId="76D47D61">
          <v:shape id="_x0000_i1027" type="#_x0000_t75" style="width:99.75pt;height:37.5pt" o:ole="">
            <v:imagedata r:id="rId19" o:title=""/>
          </v:shape>
          <o:OLEObject Type="Embed" ProgID="Equation.3" ShapeID="_x0000_i1027" DrawAspect="Content" ObjectID="_1833950189" r:id="rId20"/>
        </w:object>
      </w:r>
      <w:r w:rsidRPr="00AD245E">
        <w:rPr>
          <w:rFonts w:ascii="Times New Roman" w:hAnsi="Times New Roman"/>
          <w:color w:val="auto"/>
          <w:sz w:val="24"/>
        </w:rPr>
        <w:t xml:space="preserve"> где</w:t>
      </w:r>
    </w:p>
    <w:p w14:paraId="57391B18" w14:textId="77777777" w:rsidR="00DD6BEE" w:rsidRPr="008979E6" w:rsidRDefault="00DD6BEE" w:rsidP="00666F5C">
      <w:pPr>
        <w:pStyle w:val="2"/>
        <w:numPr>
          <w:ilvl w:val="0"/>
          <w:numId w:val="0"/>
        </w:numPr>
        <w:spacing w:after="0" w:line="360" w:lineRule="auto"/>
        <w:ind w:firstLine="567"/>
        <w:rPr>
          <w:rStyle w:val="ListLabel56"/>
          <w:rFonts w:eastAsia="SimSun"/>
          <w:b w:val="0"/>
        </w:rPr>
      </w:pPr>
      <w:proofErr w:type="spellStart"/>
      <w:r w:rsidRPr="008979E6">
        <w:rPr>
          <w:rStyle w:val="ListLabel56"/>
          <w:rFonts w:eastAsia="SimSun"/>
          <w:b w:val="0"/>
        </w:rPr>
        <w:lastRenderedPageBreak/>
        <w:t>t</w:t>
      </w:r>
      <w:r w:rsidRPr="00001DBA">
        <w:rPr>
          <w:rStyle w:val="ListLabel56"/>
          <w:rFonts w:eastAsia="SimSun"/>
          <w:b w:val="0"/>
          <w:vertAlign w:val="subscript"/>
        </w:rPr>
        <w:t>н</w:t>
      </w:r>
      <w:proofErr w:type="spellEnd"/>
      <w:r w:rsidRPr="008979E6">
        <w:rPr>
          <w:rStyle w:val="ListLabel56"/>
          <w:rFonts w:eastAsia="SimSun"/>
          <w:b w:val="0"/>
        </w:rPr>
        <w:t xml:space="preserve"> – температура нефтепродукта, измеренная на нижнем уровне – на</w:t>
      </w:r>
      <w:r>
        <w:rPr>
          <w:rStyle w:val="ListLabel56"/>
          <w:rFonts w:eastAsia="SimSun"/>
          <w:b w:val="0"/>
        </w:rPr>
        <w:t xml:space="preserve"> </w:t>
      </w:r>
      <w:r w:rsidRPr="008979E6">
        <w:rPr>
          <w:rStyle w:val="ListLabel56"/>
          <w:rFonts w:eastAsia="SimSun"/>
          <w:b w:val="0"/>
        </w:rPr>
        <w:t>250 мм выше днища резервуара (при измерении стеклянным термометром – температура нефтепродукта в точечной пробе</w:t>
      </w:r>
      <w:r w:rsidRPr="00AD245E">
        <w:rPr>
          <w:rStyle w:val="ListLabel56"/>
          <w:rFonts w:eastAsia="SimSun"/>
          <w:b w:val="0"/>
        </w:rPr>
        <w:t xml:space="preserve"> </w:t>
      </w:r>
      <w:r w:rsidRPr="008979E6">
        <w:rPr>
          <w:rStyle w:val="ListLabel56"/>
          <w:rFonts w:eastAsia="SimSun"/>
          <w:b w:val="0"/>
        </w:rPr>
        <w:t>с нижнего уровня), °С;</w:t>
      </w:r>
    </w:p>
    <w:p w14:paraId="44D1406F" w14:textId="77777777" w:rsidR="00DD6BEE" w:rsidRPr="008979E6" w:rsidRDefault="00DD6BEE" w:rsidP="00666F5C">
      <w:pPr>
        <w:pStyle w:val="2"/>
        <w:numPr>
          <w:ilvl w:val="0"/>
          <w:numId w:val="0"/>
        </w:numPr>
        <w:spacing w:after="0" w:line="360" w:lineRule="auto"/>
        <w:ind w:firstLine="567"/>
        <w:rPr>
          <w:rStyle w:val="ListLabel56"/>
          <w:rFonts w:eastAsia="SimSun"/>
          <w:b w:val="0"/>
        </w:rPr>
      </w:pPr>
      <w:proofErr w:type="spellStart"/>
      <w:r w:rsidRPr="008979E6">
        <w:rPr>
          <w:rStyle w:val="ListLabel56"/>
          <w:rFonts w:eastAsia="SimSun"/>
          <w:b w:val="0"/>
        </w:rPr>
        <w:t>t</w:t>
      </w:r>
      <w:r w:rsidRPr="00001DBA">
        <w:rPr>
          <w:rStyle w:val="ListLabel56"/>
          <w:rFonts w:eastAsia="SimSun"/>
          <w:b w:val="0"/>
          <w:vertAlign w:val="subscript"/>
        </w:rPr>
        <w:t>ср</w:t>
      </w:r>
      <w:proofErr w:type="spellEnd"/>
      <w:r w:rsidRPr="008979E6">
        <w:rPr>
          <w:rStyle w:val="ListLabel56"/>
          <w:rFonts w:eastAsia="SimSun"/>
          <w:b w:val="0"/>
        </w:rPr>
        <w:t xml:space="preserve"> – температура нефтепродукта, измеренная на среднем уровне – с середины высоты столба нефтепродукта (при измерении стеклянным термометром – температура нефтепродукта в точечной пробе с среднего уровня), °С;</w:t>
      </w:r>
    </w:p>
    <w:p w14:paraId="2AA1BE90" w14:textId="77777777" w:rsidR="00DD6BEE" w:rsidRPr="008979E6" w:rsidRDefault="00DD6BEE" w:rsidP="00666F5C">
      <w:pPr>
        <w:pStyle w:val="2"/>
        <w:numPr>
          <w:ilvl w:val="0"/>
          <w:numId w:val="0"/>
        </w:numPr>
        <w:spacing w:after="0" w:line="360" w:lineRule="auto"/>
        <w:ind w:firstLine="567"/>
        <w:rPr>
          <w:rStyle w:val="ListLabel56"/>
          <w:rFonts w:eastAsia="SimSun"/>
          <w:b w:val="0"/>
        </w:rPr>
      </w:pPr>
      <w:proofErr w:type="spellStart"/>
      <w:r w:rsidRPr="008979E6">
        <w:rPr>
          <w:rStyle w:val="ListLabel56"/>
          <w:rFonts w:eastAsia="SimSun"/>
          <w:b w:val="0"/>
        </w:rPr>
        <w:t>t</w:t>
      </w:r>
      <w:r w:rsidRPr="00001DBA">
        <w:rPr>
          <w:rStyle w:val="ListLabel56"/>
          <w:rFonts w:eastAsia="SimSun"/>
          <w:b w:val="0"/>
          <w:vertAlign w:val="subscript"/>
        </w:rPr>
        <w:t>в</w:t>
      </w:r>
      <w:proofErr w:type="spellEnd"/>
      <w:r w:rsidRPr="008979E6">
        <w:rPr>
          <w:rStyle w:val="ListLabel56"/>
          <w:rFonts w:eastAsia="SimSun"/>
          <w:b w:val="0"/>
        </w:rPr>
        <w:t xml:space="preserve"> – температура нефтепродукта, измеренная на верхнем уровне – на</w:t>
      </w:r>
      <w:r>
        <w:rPr>
          <w:rStyle w:val="ListLabel56"/>
          <w:rFonts w:eastAsia="SimSun"/>
          <w:b w:val="0"/>
        </w:rPr>
        <w:t xml:space="preserve"> </w:t>
      </w:r>
      <w:r w:rsidRPr="008979E6">
        <w:rPr>
          <w:rStyle w:val="ListLabel56"/>
          <w:rFonts w:eastAsia="SimSun"/>
          <w:b w:val="0"/>
        </w:rPr>
        <w:t>250 мм ниже поверхности нефтепродукта (при измерении стеклянным термометром – температура нефтепродукта в точечной пробе</w:t>
      </w:r>
      <w:r w:rsidRPr="00AD245E">
        <w:rPr>
          <w:rStyle w:val="ListLabel56"/>
          <w:rFonts w:eastAsia="SimSun"/>
          <w:b w:val="0"/>
        </w:rPr>
        <w:t xml:space="preserve"> </w:t>
      </w:r>
      <w:r w:rsidRPr="008979E6">
        <w:rPr>
          <w:rStyle w:val="ListLabel56"/>
          <w:rFonts w:eastAsia="SimSun"/>
          <w:b w:val="0"/>
        </w:rPr>
        <w:t>с верхнего уровня), °С.</w:t>
      </w:r>
    </w:p>
    <w:p w14:paraId="1A1864CB" w14:textId="77777777" w:rsidR="00DD6BEE" w:rsidRPr="008979E6" w:rsidRDefault="00DD6BEE" w:rsidP="00666F5C">
      <w:pPr>
        <w:pStyle w:val="2"/>
        <w:numPr>
          <w:ilvl w:val="0"/>
          <w:numId w:val="0"/>
        </w:numPr>
        <w:spacing w:after="0" w:line="360" w:lineRule="auto"/>
        <w:ind w:firstLine="567"/>
        <w:rPr>
          <w:rStyle w:val="ListLabel56"/>
          <w:rFonts w:eastAsia="SimSun"/>
          <w:b w:val="0"/>
        </w:rPr>
      </w:pPr>
      <w:r w:rsidRPr="008979E6">
        <w:rPr>
          <w:rStyle w:val="ListLabel56"/>
          <w:rFonts w:eastAsia="SimSun"/>
          <w:b w:val="0"/>
        </w:rPr>
        <w:t>При уровне нефтепродукта в резервуаре не выше 2000 мм:</w:t>
      </w:r>
    </w:p>
    <w:p w14:paraId="34DF885A" w14:textId="77777777" w:rsidR="00DD6BEE" w:rsidRPr="008979E6" w:rsidRDefault="00DD6BEE" w:rsidP="00666F5C">
      <w:pPr>
        <w:pStyle w:val="2"/>
        <w:numPr>
          <w:ilvl w:val="0"/>
          <w:numId w:val="0"/>
        </w:numPr>
        <w:spacing w:after="0" w:line="360" w:lineRule="auto"/>
        <w:ind w:firstLine="567"/>
        <w:jc w:val="center"/>
        <w:rPr>
          <w:rStyle w:val="ListLabel56"/>
          <w:rFonts w:eastAsia="SimSun"/>
          <w:b w:val="0"/>
        </w:rPr>
      </w:pPr>
      <w:r w:rsidRPr="00360092">
        <w:rPr>
          <w:color w:val="auto"/>
          <w:sz w:val="28"/>
          <w:szCs w:val="28"/>
        </w:rPr>
        <w:object w:dxaOrig="1095" w:dyaOrig="615" w14:anchorId="50DADEF5">
          <v:shape id="_x0000_i1028" type="#_x0000_t75" style="width:55.5pt;height:30.75pt" o:ole="">
            <v:imagedata r:id="rId21" o:title=""/>
          </v:shape>
          <o:OLEObject Type="Embed" ProgID="Equation.3" ShapeID="_x0000_i1028" DrawAspect="Content" ObjectID="_1833950190" r:id="rId22"/>
        </w:object>
      </w:r>
    </w:p>
    <w:p w14:paraId="7E7EBEE8" w14:textId="77777777" w:rsidR="00DD6BEE" w:rsidRPr="008979E6" w:rsidRDefault="00DD6BEE" w:rsidP="00666F5C">
      <w:pPr>
        <w:pStyle w:val="2"/>
        <w:numPr>
          <w:ilvl w:val="0"/>
          <w:numId w:val="0"/>
        </w:numPr>
        <w:spacing w:after="0" w:line="360" w:lineRule="auto"/>
        <w:ind w:firstLine="567"/>
        <w:rPr>
          <w:rStyle w:val="ListLabel56"/>
          <w:rFonts w:eastAsia="SimSun"/>
          <w:b w:val="0"/>
        </w:rPr>
      </w:pPr>
      <w:r w:rsidRPr="008979E6">
        <w:rPr>
          <w:rStyle w:val="ListLabel56"/>
          <w:rFonts w:eastAsia="SimSun"/>
          <w:b w:val="0"/>
        </w:rPr>
        <w:t>При уровне нефтепродукта в резервуаре не выше 1000 мм:</w:t>
      </w:r>
    </w:p>
    <w:p w14:paraId="5F6EBECB" w14:textId="10AE1A74" w:rsidR="00DD6BEE" w:rsidRDefault="00DD6BEE" w:rsidP="00666F5C">
      <w:pPr>
        <w:pStyle w:val="2"/>
        <w:numPr>
          <w:ilvl w:val="0"/>
          <w:numId w:val="0"/>
        </w:numPr>
        <w:spacing w:after="0" w:line="360" w:lineRule="auto"/>
        <w:ind w:firstLine="567"/>
        <w:jc w:val="center"/>
        <w:rPr>
          <w:color w:val="auto"/>
          <w:sz w:val="24"/>
        </w:rPr>
      </w:pPr>
      <w:r w:rsidRPr="00360092">
        <w:rPr>
          <w:color w:val="auto"/>
          <w:position w:val="-12"/>
          <w:sz w:val="24"/>
        </w:rPr>
        <w:object w:dxaOrig="615" w:dyaOrig="360" w14:anchorId="77A84C6B">
          <v:shape id="_x0000_i1029" type="#_x0000_t75" style="width:30.75pt;height:18pt" o:ole="">
            <v:imagedata r:id="rId23" o:title=""/>
          </v:shape>
          <o:OLEObject Type="Embed" ProgID="Equation.3" ShapeID="_x0000_i1029" DrawAspect="Content" ObjectID="_1833950191" r:id="rId24"/>
        </w:object>
      </w:r>
    </w:p>
    <w:p w14:paraId="7237015B" w14:textId="5E999100" w:rsidR="00DD6BEE" w:rsidRPr="000B2A2C" w:rsidRDefault="00DD6BEE" w:rsidP="00666F5C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jc w:val="center"/>
        <w:rPr>
          <w:rFonts w:ascii="Times New Roman" w:hAnsi="Times New Roman" w:cs="Times New Roman"/>
        </w:rPr>
      </w:pPr>
      <w:bookmarkStart w:id="82" w:name="_Toc222312090"/>
      <w:r>
        <w:rPr>
          <w:rFonts w:ascii="Times New Roman" w:hAnsi="Times New Roman" w:cs="Times New Roman"/>
        </w:rPr>
        <w:t>Определение плотности нефтепродукта в резервуаре</w:t>
      </w:r>
      <w:bookmarkEnd w:id="82"/>
    </w:p>
    <w:p w14:paraId="6E9829F3" w14:textId="5FB64105" w:rsidR="00DD6BEE" w:rsidRPr="00DD6BEE" w:rsidRDefault="00DD6BEE" w:rsidP="00C655D2">
      <w:pPr>
        <w:pStyle w:val="2"/>
        <w:numPr>
          <w:ilvl w:val="3"/>
          <w:numId w:val="5"/>
        </w:numPr>
        <w:spacing w:after="0" w:line="360" w:lineRule="auto"/>
        <w:ind w:left="0" w:firstLine="567"/>
        <w:rPr>
          <w:rStyle w:val="ListLabel56"/>
          <w:rFonts w:eastAsia="SimSun"/>
          <w:b w:val="0"/>
        </w:rPr>
      </w:pPr>
      <w:r w:rsidRPr="00DD6BEE">
        <w:rPr>
          <w:rStyle w:val="ListLabel56"/>
          <w:rFonts w:eastAsia="SimSun"/>
          <w:b w:val="0"/>
        </w:rPr>
        <w:t>Плотность нефтепродукта приводится к 15 °С и 20 °С в зависимости от градуировки ареометра по таблицам пересчета плотности по ГОСТ 8.599-2010, где плотность нефтепродуктов приводят к средней температуре в резервуаре по формуле:</w:t>
      </w:r>
    </w:p>
    <w:p w14:paraId="11CE92FD" w14:textId="32592847" w:rsidR="00DD6BEE" w:rsidRPr="00DD6BEE" w:rsidRDefault="00DD6BEE" w:rsidP="00C655D2">
      <w:pPr>
        <w:pStyle w:val="2"/>
        <w:numPr>
          <w:ilvl w:val="0"/>
          <w:numId w:val="0"/>
        </w:numPr>
        <w:spacing w:after="0" w:line="360" w:lineRule="auto"/>
        <w:ind w:firstLine="567"/>
        <w:rPr>
          <w:rStyle w:val="ListLabel56"/>
          <w:rFonts w:eastAsia="SimSun"/>
          <w:b w:val="0"/>
          <w:lang w:val="en-US"/>
        </w:rPr>
      </w:pPr>
      <w:proofErr w:type="spellStart"/>
      <w:r w:rsidRPr="00DD6BEE">
        <w:rPr>
          <w:rStyle w:val="ListLabel56"/>
          <w:rFonts w:eastAsia="SimSun"/>
          <w:b w:val="0"/>
          <w:lang w:val="en-US"/>
        </w:rPr>
        <w:t>pv</w:t>
      </w:r>
      <w:proofErr w:type="spellEnd"/>
      <w:r w:rsidRPr="00DD6BEE">
        <w:rPr>
          <w:rStyle w:val="ListLabel56"/>
          <w:rFonts w:eastAsia="SimSun"/>
          <w:b w:val="0"/>
          <w:lang w:val="en-US"/>
        </w:rPr>
        <w:t xml:space="preserve"> = p20 * [-</w:t>
      </w:r>
      <w:r w:rsidRPr="00DD6BEE">
        <w:rPr>
          <w:rStyle w:val="ListLabel56"/>
          <w:rFonts w:eastAsia="SimSun"/>
          <w:b w:val="0"/>
        </w:rPr>
        <w:t>β</w:t>
      </w:r>
      <w:r w:rsidRPr="00DD6BEE">
        <w:rPr>
          <w:rStyle w:val="ListLabel56"/>
          <w:rFonts w:eastAsia="SimSun"/>
          <w:b w:val="0"/>
          <w:lang w:val="en-US"/>
        </w:rPr>
        <w:t xml:space="preserve">20 * (tv – 20) * [1 + 0,8 * </w:t>
      </w:r>
      <w:r w:rsidRPr="00DD6BEE">
        <w:rPr>
          <w:rStyle w:val="ListLabel56"/>
          <w:rFonts w:eastAsia="SimSun"/>
          <w:b w:val="0"/>
        </w:rPr>
        <w:t>β</w:t>
      </w:r>
      <w:r w:rsidRPr="00DD6BEE">
        <w:rPr>
          <w:rStyle w:val="ListLabel56"/>
          <w:rFonts w:eastAsia="SimSun"/>
          <w:b w:val="0"/>
          <w:lang w:val="en-US"/>
        </w:rPr>
        <w:t xml:space="preserve">20 * (tv – 20)]], </w:t>
      </w:r>
      <w:r w:rsidRPr="00DD6BEE">
        <w:rPr>
          <w:rStyle w:val="ListLabel56"/>
          <w:rFonts w:eastAsia="SimSun"/>
          <w:b w:val="0"/>
        </w:rPr>
        <w:t>где</w:t>
      </w:r>
    </w:p>
    <w:p w14:paraId="3CE9B5FF" w14:textId="2DB3A6E8" w:rsidR="00DD6BEE" w:rsidRPr="00DD6BEE" w:rsidRDefault="00DD6BEE" w:rsidP="00C655D2">
      <w:pPr>
        <w:pStyle w:val="2"/>
        <w:numPr>
          <w:ilvl w:val="0"/>
          <w:numId w:val="0"/>
        </w:numPr>
        <w:spacing w:after="0" w:line="360" w:lineRule="auto"/>
        <w:ind w:firstLine="567"/>
        <w:rPr>
          <w:rStyle w:val="ListLabel56"/>
          <w:rFonts w:eastAsia="SimSun"/>
          <w:b w:val="0"/>
        </w:rPr>
      </w:pPr>
      <w:r w:rsidRPr="00DD6BEE">
        <w:rPr>
          <w:rStyle w:val="ListLabel56"/>
          <w:rFonts w:eastAsia="SimSun"/>
          <w:b w:val="0"/>
        </w:rPr>
        <w:t>ρ20</w:t>
      </w:r>
      <w:r w:rsidR="00C655D2">
        <w:rPr>
          <w:rStyle w:val="ListLabel56"/>
          <w:rFonts w:eastAsia="SimSun"/>
          <w:b w:val="0"/>
        </w:rPr>
        <w:t xml:space="preserve"> - </w:t>
      </w:r>
      <w:r w:rsidRPr="00DD6BEE">
        <w:rPr>
          <w:rStyle w:val="ListLabel56"/>
          <w:rFonts w:eastAsia="SimSun"/>
          <w:b w:val="0"/>
        </w:rPr>
        <w:t>плотность нефтепродукта, приведённая к 20 °С, кг/м3</w:t>
      </w:r>
    </w:p>
    <w:p w14:paraId="6CF7D96A" w14:textId="4614BF96" w:rsidR="00DD6BEE" w:rsidRPr="00DD6BEE" w:rsidRDefault="00DD6BEE" w:rsidP="00C655D2">
      <w:pPr>
        <w:pStyle w:val="2"/>
        <w:numPr>
          <w:ilvl w:val="0"/>
          <w:numId w:val="0"/>
        </w:numPr>
        <w:spacing w:after="0" w:line="360" w:lineRule="auto"/>
        <w:ind w:firstLine="567"/>
        <w:rPr>
          <w:rStyle w:val="ListLabel56"/>
          <w:rFonts w:eastAsia="SimSun"/>
          <w:b w:val="0"/>
        </w:rPr>
      </w:pPr>
      <w:r w:rsidRPr="00DD6BEE">
        <w:rPr>
          <w:rStyle w:val="ListLabel56"/>
          <w:rFonts w:eastAsia="SimSun"/>
          <w:b w:val="0"/>
        </w:rPr>
        <w:t>β20</w:t>
      </w:r>
      <w:r w:rsidR="00C655D2">
        <w:rPr>
          <w:rStyle w:val="ListLabel56"/>
          <w:rFonts w:eastAsia="SimSun"/>
          <w:b w:val="0"/>
        </w:rPr>
        <w:t xml:space="preserve"> - </w:t>
      </w:r>
      <w:r w:rsidRPr="00DD6BEE">
        <w:rPr>
          <w:rStyle w:val="ListLabel56"/>
          <w:rFonts w:eastAsia="SimSun"/>
          <w:b w:val="0"/>
        </w:rPr>
        <w:t>коэффициент объемного расширения продукта при температуре 20 °С, вычисляемый по формуле:</w:t>
      </w:r>
    </w:p>
    <w:p w14:paraId="7B5CB948" w14:textId="546F7FB0" w:rsidR="00DD6BEE" w:rsidRPr="00DD6BEE" w:rsidRDefault="00DD6BEE" w:rsidP="00C655D2">
      <w:pPr>
        <w:pStyle w:val="2"/>
        <w:numPr>
          <w:ilvl w:val="0"/>
          <w:numId w:val="0"/>
        </w:numPr>
        <w:spacing w:after="0" w:line="360" w:lineRule="auto"/>
        <w:ind w:firstLine="567"/>
        <w:jc w:val="center"/>
        <w:rPr>
          <w:rStyle w:val="ListLabel56"/>
          <w:rFonts w:eastAsia="SimSun"/>
          <w:b w:val="0"/>
        </w:rPr>
      </w:pPr>
      <w:r w:rsidRPr="00360092">
        <w:rPr>
          <w:color w:val="auto"/>
          <w:position w:val="-30"/>
          <w:sz w:val="24"/>
        </w:rPr>
        <w:object w:dxaOrig="1780" w:dyaOrig="680" w14:anchorId="0F246656">
          <v:shape id="_x0000_i1030" type="#_x0000_t75" style="width:88.5pt;height:34.5pt" o:ole="">
            <v:imagedata r:id="rId25" o:title=""/>
          </v:shape>
          <o:OLEObject Type="Embed" ProgID="Equation.3" ShapeID="_x0000_i1030" DrawAspect="Content" ObjectID="_1833950192" r:id="rId26"/>
        </w:object>
      </w:r>
    </w:p>
    <w:p w14:paraId="01611AC0" w14:textId="1BE7874B" w:rsidR="00DD6BEE" w:rsidRPr="000B2A2C" w:rsidRDefault="00C655D2" w:rsidP="00666F5C">
      <w:pPr>
        <w:pStyle w:val="20"/>
        <w:numPr>
          <w:ilvl w:val="2"/>
          <w:numId w:val="5"/>
        </w:numPr>
        <w:tabs>
          <w:tab w:val="clear" w:pos="720"/>
          <w:tab w:val="left" w:pos="709"/>
        </w:tabs>
        <w:spacing w:line="360" w:lineRule="auto"/>
        <w:jc w:val="center"/>
        <w:rPr>
          <w:rFonts w:ascii="Times New Roman" w:hAnsi="Times New Roman" w:cs="Times New Roman"/>
        </w:rPr>
      </w:pPr>
      <w:bookmarkStart w:id="83" w:name="_Toc222312091"/>
      <w:r>
        <w:rPr>
          <w:rFonts w:ascii="Times New Roman" w:hAnsi="Times New Roman" w:cs="Times New Roman"/>
        </w:rPr>
        <w:t>Определение</w:t>
      </w:r>
      <w:r w:rsidR="00DD6BEE">
        <w:rPr>
          <w:rFonts w:ascii="Times New Roman" w:hAnsi="Times New Roman" w:cs="Times New Roman"/>
        </w:rPr>
        <w:t xml:space="preserve"> массы нефтепродукта</w:t>
      </w:r>
      <w:bookmarkEnd w:id="83"/>
    </w:p>
    <w:p w14:paraId="44BCF463" w14:textId="77777777" w:rsidR="00DD6BEE" w:rsidRPr="00DD6BEE" w:rsidRDefault="00DD6BEE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D6BEE">
        <w:rPr>
          <w:rStyle w:val="a8"/>
          <w:rFonts w:ascii="Times New Roman" w:hAnsi="Times New Roman" w:cs="Times New Roman"/>
          <w:b w:val="0"/>
        </w:rPr>
        <w:t>Итоговая масса нефтепродукта измеряется по формуле:</w:t>
      </w:r>
    </w:p>
    <w:p w14:paraId="1FF85BF9" w14:textId="4130CE5E" w:rsidR="00DD6BEE" w:rsidRPr="00DD6BEE" w:rsidRDefault="00DD6BEE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jc w:val="center"/>
        <w:rPr>
          <w:rStyle w:val="a8"/>
          <w:rFonts w:ascii="Times New Roman" w:hAnsi="Times New Roman" w:cs="Times New Roman"/>
          <w:b w:val="0"/>
        </w:rPr>
      </w:pPr>
      <w:r w:rsidRPr="00614BA5">
        <w:rPr>
          <w:rFonts w:ascii="Times New Roman" w:hAnsi="Times New Roman"/>
          <w:color w:val="auto"/>
          <w:position w:val="-14"/>
          <w:sz w:val="24"/>
        </w:rPr>
        <w:object w:dxaOrig="1080" w:dyaOrig="380" w14:anchorId="54BBBC3A">
          <v:shape id="_x0000_i1031" type="#_x0000_t75" style="width:54pt;height:17.25pt" o:ole="">
            <v:imagedata r:id="rId27" o:title=""/>
          </v:shape>
          <o:OLEObject Type="Embed" ProgID="Equation.3" ShapeID="_x0000_i1031" DrawAspect="Content" ObjectID="_1833950193" r:id="rId28"/>
        </w:object>
      </w:r>
    </w:p>
    <w:p w14:paraId="15ED296A" w14:textId="77777777" w:rsidR="00DD6BEE" w:rsidRPr="00DD6BEE" w:rsidRDefault="00DD6BEE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D6BEE">
        <w:rPr>
          <w:rStyle w:val="a8"/>
          <w:rFonts w:ascii="Times New Roman" w:hAnsi="Times New Roman" w:cs="Times New Roman"/>
          <w:b w:val="0"/>
        </w:rPr>
        <w:t>Определяем абсолютную погрешность измерения по формуле:</w:t>
      </w:r>
    </w:p>
    <w:bookmarkStart w:id="84" w:name="_Toc219708109"/>
    <w:bookmarkEnd w:id="84"/>
    <w:p w14:paraId="465A85B3" w14:textId="6765E7DB" w:rsidR="00DD6BEE" w:rsidRPr="00DD6BEE" w:rsidRDefault="00DD6BEE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jc w:val="center"/>
        <w:rPr>
          <w:rStyle w:val="a8"/>
          <w:rFonts w:ascii="Times New Roman" w:hAnsi="Times New Roman" w:cs="Times New Roman"/>
          <w:b w:val="0"/>
        </w:rPr>
      </w:pPr>
      <w:r w:rsidRPr="00512587">
        <w:rPr>
          <w:color w:val="auto"/>
          <w:position w:val="-12"/>
          <w:sz w:val="22"/>
        </w:rPr>
        <w:object w:dxaOrig="1380" w:dyaOrig="360" w14:anchorId="2A24F8B4">
          <v:shape id="_x0000_i1032" type="#_x0000_t75" style="width:69.75pt;height:18pt" o:ole="">
            <v:imagedata r:id="rId29" o:title=""/>
          </v:shape>
          <o:OLEObject Type="Embed" ProgID="Equation.3" ShapeID="_x0000_i1032" DrawAspect="Content" ObjectID="_1833950194" r:id="rId30"/>
        </w:object>
      </w:r>
    </w:p>
    <w:p w14:paraId="19C7F4BA" w14:textId="77777777" w:rsidR="00DD6BEE" w:rsidRPr="00DD6BEE" w:rsidRDefault="00DD6BEE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D6BEE">
        <w:rPr>
          <w:rStyle w:val="a8"/>
          <w:rFonts w:ascii="Times New Roman" w:hAnsi="Times New Roman" w:cs="Times New Roman"/>
          <w:b w:val="0"/>
        </w:rPr>
        <w:t>где m – масса нефтепродукта в резервуаре;</w:t>
      </w:r>
    </w:p>
    <w:p w14:paraId="27044F1A" w14:textId="7E5BF920" w:rsidR="00DD6BEE" w:rsidRPr="00DD6BEE" w:rsidRDefault="00DD6BEE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512587">
        <w:rPr>
          <w:rFonts w:ascii="Times New Roman" w:hAnsi="Times New Roman"/>
          <w:bCs/>
          <w:color w:val="auto"/>
          <w:sz w:val="22"/>
          <w:szCs w:val="22"/>
        </w:rPr>
        <w:object w:dxaOrig="440" w:dyaOrig="360" w14:anchorId="0EFF974C">
          <v:shape id="_x0000_i1033" type="#_x0000_t75" style="width:21.75pt;height:18pt" o:ole="">
            <v:imagedata r:id="rId31" o:title=""/>
          </v:shape>
          <o:OLEObject Type="Embed" ProgID="Equation.3" ShapeID="_x0000_i1033" DrawAspect="Content" ObjectID="_1833950195" r:id="rId32"/>
        </w:object>
      </w:r>
      <w:r w:rsidRPr="00DD6BEE">
        <w:rPr>
          <w:rStyle w:val="a8"/>
          <w:rFonts w:ascii="Times New Roman" w:hAnsi="Times New Roman" w:cs="Times New Roman"/>
          <w:b w:val="0"/>
        </w:rPr>
        <w:t xml:space="preserve">  - относительная погрешность измерения.</w:t>
      </w:r>
    </w:p>
    <w:p w14:paraId="6B5B4F84" w14:textId="77777777" w:rsidR="00DD6BEE" w:rsidRPr="00DD6BEE" w:rsidRDefault="00DD6BEE" w:rsidP="00666F5C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DD6BEE">
        <w:rPr>
          <w:rStyle w:val="a8"/>
          <w:rFonts w:ascii="Times New Roman" w:hAnsi="Times New Roman" w:cs="Times New Roman"/>
          <w:b w:val="0"/>
        </w:rPr>
        <w:t>Предельно-допустимая относительная погрешность измерений при косвенном методе статических измерений равняется: не более 200 т – +/-0,65 %, 200 т и более – +/- 0,5%.</w:t>
      </w:r>
    </w:p>
    <w:bookmarkEnd w:id="52"/>
    <w:p w14:paraId="6A7F1CBD" w14:textId="20F0AA8C" w:rsidR="00C655D2" w:rsidRDefault="00C655D2" w:rsidP="00666F5C">
      <w:pPr>
        <w:pStyle w:val="2"/>
        <w:numPr>
          <w:ilvl w:val="3"/>
          <w:numId w:val="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  <w:sectPr w:rsidR="00C655D2" w:rsidSect="00E61F20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297E60E5" w14:textId="1F1C6DEA" w:rsidR="001869BE" w:rsidRDefault="001869BE" w:rsidP="00666F5C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5" w:name="_Toc198541781"/>
      <w:bookmarkStart w:id="86" w:name="_Toc222312092"/>
      <w:r>
        <w:rPr>
          <w:rFonts w:ascii="Times New Roman" w:hAnsi="Times New Roman" w:cs="Times New Roman"/>
        </w:rPr>
        <w:lastRenderedPageBreak/>
        <w:t xml:space="preserve">Приложение 1. </w:t>
      </w:r>
      <w:bookmarkEnd w:id="85"/>
      <w:r w:rsidR="00DD6BEE" w:rsidRPr="00DD6BEE">
        <w:rPr>
          <w:rFonts w:ascii="Times New Roman" w:hAnsi="Times New Roman" w:cs="Times New Roman"/>
        </w:rPr>
        <w:t>Акт о поставке товара ненадлежащего качества</w:t>
      </w:r>
      <w:bookmarkEnd w:id="86"/>
    </w:p>
    <w:p w14:paraId="1CE05CC8" w14:textId="77777777" w:rsidR="00DD6BEE" w:rsidRPr="00DD6BEE" w:rsidRDefault="00DD6BEE" w:rsidP="00666F5C">
      <w:pPr>
        <w:suppressAutoHyphens w:val="0"/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665427A4" w14:textId="77777777" w:rsidR="00DD6BEE" w:rsidRPr="00DD6BEE" w:rsidRDefault="00DD6BEE" w:rsidP="00DD6BEE">
      <w:pPr>
        <w:suppressAutoHyphens w:val="0"/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  <w:r w:rsidRPr="00DD6BEE">
        <w:rPr>
          <w:rFonts w:ascii="Times New Roman" w:hAnsi="Times New Roman"/>
          <w:sz w:val="22"/>
          <w:szCs w:val="22"/>
        </w:rPr>
        <w:t>Наименование организации</w:t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  <w:t>Дата</w:t>
      </w:r>
    </w:p>
    <w:p w14:paraId="4581A741" w14:textId="77777777" w:rsidR="00DD6BEE" w:rsidRPr="00DD6BEE" w:rsidRDefault="00DD6BEE" w:rsidP="00DD6BEE">
      <w:pPr>
        <w:suppressAutoHyphens w:val="0"/>
        <w:spacing w:after="0"/>
        <w:ind w:left="567"/>
        <w:jc w:val="center"/>
        <w:rPr>
          <w:rFonts w:ascii="Times New Roman" w:hAnsi="Times New Roman"/>
          <w:sz w:val="22"/>
          <w:szCs w:val="22"/>
        </w:rPr>
      </w:pPr>
    </w:p>
    <w:p w14:paraId="19FA38F0" w14:textId="77777777" w:rsidR="00DD6BEE" w:rsidRPr="00DD6BEE" w:rsidRDefault="00DD6BEE" w:rsidP="00DD6BEE">
      <w:pPr>
        <w:suppressAutoHyphens w:val="0"/>
        <w:spacing w:after="0"/>
        <w:ind w:left="0" w:firstLine="567"/>
        <w:jc w:val="center"/>
        <w:rPr>
          <w:rFonts w:ascii="Times New Roman" w:hAnsi="Times New Roman"/>
          <w:sz w:val="22"/>
          <w:szCs w:val="22"/>
        </w:rPr>
      </w:pPr>
      <w:r w:rsidRPr="00DD6BEE">
        <w:rPr>
          <w:rFonts w:ascii="Times New Roman" w:hAnsi="Times New Roman"/>
          <w:sz w:val="22"/>
          <w:szCs w:val="22"/>
        </w:rPr>
        <w:t>Акт</w:t>
      </w:r>
    </w:p>
    <w:p w14:paraId="2F671E3D" w14:textId="77777777" w:rsidR="00DD6BEE" w:rsidRPr="00DD6BEE" w:rsidRDefault="00DD6BEE" w:rsidP="00DD6BEE">
      <w:pPr>
        <w:suppressAutoHyphens w:val="0"/>
        <w:spacing w:after="0"/>
        <w:ind w:left="0" w:firstLine="567"/>
        <w:jc w:val="center"/>
        <w:rPr>
          <w:rFonts w:ascii="Times New Roman" w:hAnsi="Times New Roman"/>
          <w:sz w:val="22"/>
          <w:szCs w:val="22"/>
          <w:vertAlign w:val="superscript"/>
        </w:rPr>
      </w:pPr>
      <w:r w:rsidRPr="00DD6BEE">
        <w:rPr>
          <w:rFonts w:ascii="Times New Roman" w:hAnsi="Times New Roman"/>
          <w:sz w:val="22"/>
          <w:szCs w:val="22"/>
        </w:rPr>
        <w:t>о поставке товара ненадлежащего качества</w:t>
      </w:r>
    </w:p>
    <w:p w14:paraId="21FFD5D7" w14:textId="77777777" w:rsidR="00DD6BEE" w:rsidRPr="00DD6BEE" w:rsidRDefault="00DD6BEE" w:rsidP="00DD6BEE">
      <w:pPr>
        <w:suppressAutoHyphens w:val="0"/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6EBB5E1D" w14:textId="77777777" w:rsidR="00DD6BEE" w:rsidRPr="00DD6BEE" w:rsidRDefault="00DD6BEE" w:rsidP="00DD6BEE">
      <w:pPr>
        <w:suppressAutoHyphens w:val="0"/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 w:rsidRPr="00DD6BEE">
        <w:rPr>
          <w:rFonts w:ascii="Times New Roman" w:hAnsi="Times New Roman"/>
          <w:sz w:val="22"/>
          <w:szCs w:val="22"/>
        </w:rPr>
        <w:t>Мы, нижеподписавшиеся _____________________________________________________________</w:t>
      </w:r>
    </w:p>
    <w:p w14:paraId="2516638A" w14:textId="77777777" w:rsidR="00DD6BEE" w:rsidRPr="00DD6BEE" w:rsidRDefault="00DD6BEE" w:rsidP="00DD6BEE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  <w:r w:rsidRPr="00DD6BEE">
        <w:rPr>
          <w:rFonts w:ascii="Times New Roman" w:hAnsi="Times New Roman"/>
          <w:sz w:val="22"/>
          <w:szCs w:val="22"/>
        </w:rPr>
        <w:t>___________________________________________________________________________________</w:t>
      </w:r>
    </w:p>
    <w:p w14:paraId="66F57946" w14:textId="77777777" w:rsidR="00DD6BEE" w:rsidRPr="00DD6BEE" w:rsidRDefault="00DD6BEE" w:rsidP="00DD6BEE">
      <w:pPr>
        <w:suppressAutoHyphens w:val="0"/>
        <w:spacing w:after="0" w:line="360" w:lineRule="auto"/>
        <w:ind w:left="4320"/>
        <w:rPr>
          <w:rFonts w:ascii="Times New Roman" w:hAnsi="Times New Roman"/>
          <w:sz w:val="22"/>
          <w:szCs w:val="22"/>
          <w:vertAlign w:val="superscript"/>
        </w:rPr>
      </w:pPr>
      <w:r w:rsidRPr="00DD6BEE">
        <w:rPr>
          <w:rFonts w:ascii="Times New Roman" w:hAnsi="Times New Roman"/>
          <w:sz w:val="22"/>
          <w:szCs w:val="22"/>
          <w:vertAlign w:val="superscript"/>
        </w:rPr>
        <w:t xml:space="preserve">   (должность, Ф.И.О.)</w:t>
      </w:r>
    </w:p>
    <w:p w14:paraId="723A71F4" w14:textId="77777777" w:rsidR="00DD6BEE" w:rsidRPr="00DD6BEE" w:rsidRDefault="00DD6BEE" w:rsidP="00DD6BEE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  <w:r w:rsidRPr="00DD6BEE">
        <w:rPr>
          <w:rFonts w:ascii="Times New Roman" w:hAnsi="Times New Roman"/>
          <w:sz w:val="22"/>
          <w:szCs w:val="22"/>
        </w:rPr>
        <w:t>составили настоящий акт о том, что в результате приемки товара по качеству, поставленного на основании Договора № _____ от _________ обнаружены следующие несоответствия требованиям качества:</w:t>
      </w:r>
    </w:p>
    <w:p w14:paraId="4732A3B0" w14:textId="77777777" w:rsidR="00DD6BEE" w:rsidRPr="00DD6BEE" w:rsidRDefault="00DD6BEE" w:rsidP="00DD6BEE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7"/>
        <w:gridCol w:w="1830"/>
        <w:gridCol w:w="1793"/>
        <w:gridCol w:w="1875"/>
        <w:gridCol w:w="1805"/>
      </w:tblGrid>
      <w:tr w:rsidR="00DD6BEE" w:rsidRPr="00DD6BEE" w14:paraId="29FA8109" w14:textId="77777777" w:rsidTr="00124FB6">
        <w:tc>
          <w:tcPr>
            <w:tcW w:w="1999" w:type="dxa"/>
            <w:shd w:val="clear" w:color="auto" w:fill="auto"/>
          </w:tcPr>
          <w:p w14:paraId="7CBE6F20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DD6BEE">
              <w:rPr>
                <w:rFonts w:ascii="Times New Roman" w:hAnsi="Times New Roman"/>
                <w:sz w:val="22"/>
                <w:szCs w:val="22"/>
              </w:rPr>
              <w:t>№</w:t>
            </w:r>
          </w:p>
        </w:tc>
        <w:tc>
          <w:tcPr>
            <w:tcW w:w="1999" w:type="dxa"/>
            <w:shd w:val="clear" w:color="auto" w:fill="auto"/>
          </w:tcPr>
          <w:p w14:paraId="30BA16D0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DD6BEE">
              <w:rPr>
                <w:rFonts w:ascii="Times New Roman" w:hAnsi="Times New Roman"/>
                <w:sz w:val="22"/>
                <w:szCs w:val="22"/>
              </w:rPr>
              <w:t>Наименование товара</w:t>
            </w:r>
          </w:p>
        </w:tc>
        <w:tc>
          <w:tcPr>
            <w:tcW w:w="1999" w:type="dxa"/>
            <w:shd w:val="clear" w:color="auto" w:fill="auto"/>
          </w:tcPr>
          <w:p w14:paraId="6E09EA86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DD6BEE">
              <w:rPr>
                <w:rFonts w:ascii="Times New Roman" w:hAnsi="Times New Roman"/>
                <w:sz w:val="22"/>
                <w:szCs w:val="22"/>
              </w:rPr>
              <w:t>Кол-во</w:t>
            </w:r>
          </w:p>
        </w:tc>
        <w:tc>
          <w:tcPr>
            <w:tcW w:w="2000" w:type="dxa"/>
            <w:shd w:val="clear" w:color="auto" w:fill="auto"/>
          </w:tcPr>
          <w:p w14:paraId="0D770308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DD6BEE">
              <w:rPr>
                <w:rFonts w:ascii="Times New Roman" w:hAnsi="Times New Roman"/>
                <w:sz w:val="22"/>
                <w:szCs w:val="22"/>
              </w:rPr>
              <w:t>Товарная</w:t>
            </w:r>
            <w:r w:rsidRPr="00DD6BEE">
              <w:rPr>
                <w:rFonts w:ascii="Times New Roman" w:hAnsi="Times New Roman"/>
                <w:sz w:val="22"/>
                <w:szCs w:val="22"/>
                <w:lang w:val="en-US"/>
              </w:rPr>
              <w:t>/</w:t>
            </w:r>
            <w:r w:rsidRPr="00DD6BEE">
              <w:rPr>
                <w:rFonts w:ascii="Times New Roman" w:hAnsi="Times New Roman"/>
                <w:sz w:val="22"/>
                <w:szCs w:val="22"/>
              </w:rPr>
              <w:t>транспортная накладная</w:t>
            </w:r>
          </w:p>
        </w:tc>
        <w:tc>
          <w:tcPr>
            <w:tcW w:w="2000" w:type="dxa"/>
            <w:shd w:val="clear" w:color="auto" w:fill="auto"/>
          </w:tcPr>
          <w:p w14:paraId="29BBF032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DD6BEE">
              <w:rPr>
                <w:rFonts w:ascii="Times New Roman" w:hAnsi="Times New Roman"/>
                <w:sz w:val="22"/>
                <w:szCs w:val="22"/>
              </w:rPr>
              <w:t>Описание несоответствия</w:t>
            </w:r>
          </w:p>
        </w:tc>
      </w:tr>
      <w:tr w:rsidR="00DD6BEE" w:rsidRPr="00DD6BEE" w14:paraId="11C651FB" w14:textId="77777777" w:rsidTr="00124FB6">
        <w:tc>
          <w:tcPr>
            <w:tcW w:w="1999" w:type="dxa"/>
            <w:shd w:val="clear" w:color="auto" w:fill="auto"/>
          </w:tcPr>
          <w:p w14:paraId="0A350C11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99" w:type="dxa"/>
            <w:shd w:val="clear" w:color="auto" w:fill="auto"/>
          </w:tcPr>
          <w:p w14:paraId="301C9AD4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99" w:type="dxa"/>
            <w:shd w:val="clear" w:color="auto" w:fill="auto"/>
          </w:tcPr>
          <w:p w14:paraId="546C88C3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auto"/>
          </w:tcPr>
          <w:p w14:paraId="62C78132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auto"/>
          </w:tcPr>
          <w:p w14:paraId="1AB44BA2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D6BEE" w:rsidRPr="00DD6BEE" w14:paraId="11E13F47" w14:textId="77777777" w:rsidTr="00124FB6">
        <w:tc>
          <w:tcPr>
            <w:tcW w:w="1999" w:type="dxa"/>
            <w:shd w:val="clear" w:color="auto" w:fill="auto"/>
          </w:tcPr>
          <w:p w14:paraId="0043D2A5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99" w:type="dxa"/>
            <w:shd w:val="clear" w:color="auto" w:fill="auto"/>
          </w:tcPr>
          <w:p w14:paraId="44F4A9DB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99" w:type="dxa"/>
            <w:shd w:val="clear" w:color="auto" w:fill="auto"/>
          </w:tcPr>
          <w:p w14:paraId="79250CF3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auto"/>
          </w:tcPr>
          <w:p w14:paraId="1D6EBF10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auto"/>
          </w:tcPr>
          <w:p w14:paraId="3CA49B29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D6BEE" w:rsidRPr="00DD6BEE" w14:paraId="620381CB" w14:textId="77777777" w:rsidTr="00124FB6">
        <w:tc>
          <w:tcPr>
            <w:tcW w:w="1999" w:type="dxa"/>
            <w:shd w:val="clear" w:color="auto" w:fill="auto"/>
          </w:tcPr>
          <w:p w14:paraId="09452FEF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99" w:type="dxa"/>
            <w:shd w:val="clear" w:color="auto" w:fill="auto"/>
          </w:tcPr>
          <w:p w14:paraId="3E4C8C96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99" w:type="dxa"/>
            <w:shd w:val="clear" w:color="auto" w:fill="auto"/>
          </w:tcPr>
          <w:p w14:paraId="19BA2924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auto"/>
          </w:tcPr>
          <w:p w14:paraId="15C90AF8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auto"/>
          </w:tcPr>
          <w:p w14:paraId="5CB68B1B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D6BEE" w:rsidRPr="00DD6BEE" w14:paraId="18B4B88B" w14:textId="77777777" w:rsidTr="00124FB6">
        <w:tc>
          <w:tcPr>
            <w:tcW w:w="1999" w:type="dxa"/>
            <w:shd w:val="clear" w:color="auto" w:fill="auto"/>
          </w:tcPr>
          <w:p w14:paraId="3B9733AB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99" w:type="dxa"/>
            <w:shd w:val="clear" w:color="auto" w:fill="auto"/>
          </w:tcPr>
          <w:p w14:paraId="32A608AE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99" w:type="dxa"/>
            <w:shd w:val="clear" w:color="auto" w:fill="auto"/>
          </w:tcPr>
          <w:p w14:paraId="26A7C1B8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auto"/>
          </w:tcPr>
          <w:p w14:paraId="0CBF86C4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auto"/>
          </w:tcPr>
          <w:p w14:paraId="2AA1B54B" w14:textId="77777777" w:rsidR="00DD6BEE" w:rsidRPr="00DD6BEE" w:rsidRDefault="00DD6BEE" w:rsidP="00DD6BEE">
            <w:pPr>
              <w:suppressAutoHyphens w:val="0"/>
              <w:spacing w:after="0" w:line="360" w:lineRule="auto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8186C1C" w14:textId="5F947F71" w:rsidR="00DD6BEE" w:rsidRDefault="00DD6BEE" w:rsidP="00DD6BEE">
      <w:pPr>
        <w:suppressAutoHyphens w:val="0"/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4FC35339" w14:textId="77777777" w:rsidR="008605D4" w:rsidRDefault="008605D4" w:rsidP="008605D4">
      <w:pPr>
        <w:suppressAutoHyphens w:val="0"/>
        <w:spacing w:after="0"/>
        <w:ind w:left="0" w:firstLine="56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Решение Заместителя генерального директора Общества: ________________________________</w:t>
      </w:r>
    </w:p>
    <w:p w14:paraId="135C8FE5" w14:textId="77777777" w:rsidR="008605D4" w:rsidRPr="00FA2B33" w:rsidRDefault="008605D4" w:rsidP="008605D4">
      <w:pPr>
        <w:suppressAutoHyphens w:val="0"/>
        <w:spacing w:after="0"/>
        <w:ind w:left="0" w:firstLine="567"/>
        <w:jc w:val="left"/>
        <w:rPr>
          <w:rFonts w:ascii="Times New Roman" w:hAnsi="Times New Roman"/>
          <w:sz w:val="22"/>
          <w:szCs w:val="22"/>
        </w:rPr>
      </w:pPr>
    </w:p>
    <w:p w14:paraId="5EE9F0AF" w14:textId="77777777" w:rsidR="008605D4" w:rsidRPr="00DD6BEE" w:rsidRDefault="008605D4" w:rsidP="00DD6BEE">
      <w:pPr>
        <w:suppressAutoHyphens w:val="0"/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0BF8502E" w14:textId="549957DA" w:rsidR="00DD6BEE" w:rsidRPr="00DD6BEE" w:rsidRDefault="00DD6BEE" w:rsidP="00DD6BEE">
      <w:pPr>
        <w:suppressAutoHyphens w:val="0"/>
        <w:spacing w:after="0"/>
        <w:ind w:left="0" w:firstLine="567"/>
        <w:jc w:val="left"/>
        <w:rPr>
          <w:rFonts w:ascii="Times New Roman" w:hAnsi="Times New Roman"/>
          <w:sz w:val="22"/>
          <w:szCs w:val="22"/>
        </w:rPr>
      </w:pPr>
      <w:r w:rsidRPr="00DD6BEE">
        <w:rPr>
          <w:rFonts w:ascii="Times New Roman" w:hAnsi="Times New Roman"/>
          <w:sz w:val="22"/>
          <w:szCs w:val="22"/>
        </w:rPr>
        <w:t>Главный инженер</w:t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  <w:t>_____________</w:t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  <w:t xml:space="preserve">          ___________________</w:t>
      </w:r>
    </w:p>
    <w:p w14:paraId="5028BEAA" w14:textId="0C789EF4" w:rsidR="00DD6BEE" w:rsidRPr="00DD6BEE" w:rsidRDefault="00DD6BEE" w:rsidP="00DD6BEE">
      <w:pPr>
        <w:widowControl w:val="0"/>
        <w:suppressAutoHyphens w:val="0"/>
        <w:spacing w:after="0" w:line="360" w:lineRule="auto"/>
        <w:ind w:left="0"/>
        <w:jc w:val="center"/>
        <w:rPr>
          <w:rFonts w:ascii="Times New Roman" w:eastAsia="Calibri" w:hAnsi="Times New Roman"/>
          <w:sz w:val="18"/>
          <w:szCs w:val="18"/>
          <w:lang w:eastAsia="en-US"/>
        </w:rPr>
      </w:pPr>
      <w:r w:rsidRPr="00DD6BEE">
        <w:rPr>
          <w:rFonts w:ascii="Times New Roman" w:eastAsia="Calibri" w:hAnsi="Times New Roman"/>
          <w:sz w:val="22"/>
          <w:szCs w:val="22"/>
          <w:lang w:eastAsia="en-US"/>
        </w:rPr>
        <w:t xml:space="preserve">                                             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 xml:space="preserve">(Подпись)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ab/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ab/>
        <w:t xml:space="preserve">                    </w:t>
      </w:r>
      <w:r w:rsidR="002F4E1A">
        <w:rPr>
          <w:rFonts w:ascii="Times New Roman" w:eastAsia="Calibri" w:hAnsi="Times New Roman"/>
          <w:sz w:val="18"/>
          <w:szCs w:val="18"/>
          <w:lang w:eastAsia="en-US"/>
        </w:rPr>
        <w:t xml:space="preserve">    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 xml:space="preserve">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ab/>
      </w:r>
      <w:r w:rsidR="002F4E1A">
        <w:rPr>
          <w:rFonts w:ascii="Times New Roman" w:eastAsia="Calibri" w:hAnsi="Times New Roman"/>
          <w:sz w:val="18"/>
          <w:szCs w:val="18"/>
          <w:lang w:eastAsia="en-US"/>
        </w:rPr>
        <w:t xml:space="preserve">            </w:t>
      </w:r>
      <w:proofErr w:type="gramStart"/>
      <w:r w:rsidR="002F4E1A">
        <w:rPr>
          <w:rFonts w:ascii="Times New Roman" w:eastAsia="Calibri" w:hAnsi="Times New Roman"/>
          <w:sz w:val="18"/>
          <w:szCs w:val="18"/>
          <w:lang w:eastAsia="en-US"/>
        </w:rPr>
        <w:t xml:space="preserve"> 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>(</w:t>
      </w:r>
      <w:proofErr w:type="gramEnd"/>
      <w:r w:rsidRPr="00DD6BEE">
        <w:rPr>
          <w:rFonts w:ascii="Times New Roman" w:eastAsia="Calibri" w:hAnsi="Times New Roman"/>
          <w:sz w:val="18"/>
          <w:szCs w:val="18"/>
          <w:lang w:eastAsia="en-US"/>
        </w:rPr>
        <w:t>Ф.И.О.)</w:t>
      </w:r>
    </w:p>
    <w:p w14:paraId="46276450" w14:textId="78BCAD17" w:rsidR="00DD6BEE" w:rsidRPr="00DD6BEE" w:rsidRDefault="00DD6BEE" w:rsidP="00DD6BEE">
      <w:pPr>
        <w:suppressAutoHyphens w:val="0"/>
        <w:spacing w:after="0"/>
        <w:ind w:left="0" w:firstLine="567"/>
        <w:jc w:val="left"/>
        <w:rPr>
          <w:rFonts w:ascii="Times New Roman" w:hAnsi="Times New Roman"/>
          <w:sz w:val="22"/>
          <w:szCs w:val="22"/>
        </w:rPr>
      </w:pPr>
      <w:r w:rsidRPr="00DD6BEE">
        <w:rPr>
          <w:rFonts w:ascii="Times New Roman" w:hAnsi="Times New Roman"/>
          <w:sz w:val="22"/>
          <w:szCs w:val="22"/>
        </w:rPr>
        <w:t>Заведующий нефтебазой</w:t>
      </w:r>
      <w:r w:rsidRPr="00DD6BEE">
        <w:rPr>
          <w:rFonts w:ascii="Times New Roman" w:hAnsi="Times New Roman"/>
          <w:sz w:val="22"/>
          <w:szCs w:val="22"/>
        </w:rPr>
        <w:tab/>
        <w:t>____________</w:t>
      </w:r>
      <w:r w:rsidR="002F4E1A">
        <w:rPr>
          <w:rFonts w:ascii="Times New Roman" w:hAnsi="Times New Roman"/>
          <w:sz w:val="22"/>
          <w:szCs w:val="22"/>
        </w:rPr>
        <w:t>_</w:t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  <w:t xml:space="preserve">          ___________________</w:t>
      </w:r>
    </w:p>
    <w:p w14:paraId="39DD8CE8" w14:textId="77777777" w:rsidR="002F4E1A" w:rsidRPr="00DD6BEE" w:rsidRDefault="002F4E1A" w:rsidP="002F4E1A">
      <w:pPr>
        <w:widowControl w:val="0"/>
        <w:suppressAutoHyphens w:val="0"/>
        <w:spacing w:after="0" w:line="360" w:lineRule="auto"/>
        <w:ind w:left="0"/>
        <w:jc w:val="center"/>
        <w:rPr>
          <w:rFonts w:ascii="Times New Roman" w:eastAsia="Calibri" w:hAnsi="Times New Roman"/>
          <w:sz w:val="18"/>
          <w:szCs w:val="18"/>
          <w:lang w:eastAsia="en-US"/>
        </w:rPr>
      </w:pPr>
      <w:r w:rsidRPr="00DD6BEE">
        <w:rPr>
          <w:rFonts w:ascii="Times New Roman" w:eastAsia="Calibri" w:hAnsi="Times New Roman"/>
          <w:sz w:val="22"/>
          <w:szCs w:val="22"/>
          <w:lang w:eastAsia="en-US"/>
        </w:rPr>
        <w:t xml:space="preserve">                                             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 xml:space="preserve">(Подпись)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ab/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ab/>
        <w:t xml:space="preserve">                    </w:t>
      </w:r>
      <w:r>
        <w:rPr>
          <w:rFonts w:ascii="Times New Roman" w:eastAsia="Calibri" w:hAnsi="Times New Roman"/>
          <w:sz w:val="18"/>
          <w:szCs w:val="18"/>
          <w:lang w:eastAsia="en-US"/>
        </w:rPr>
        <w:t xml:space="preserve">    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 xml:space="preserve">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ab/>
      </w:r>
      <w:r>
        <w:rPr>
          <w:rFonts w:ascii="Times New Roman" w:eastAsia="Calibri" w:hAnsi="Times New Roman"/>
          <w:sz w:val="18"/>
          <w:szCs w:val="18"/>
          <w:lang w:eastAsia="en-US"/>
        </w:rPr>
        <w:t xml:space="preserve">            </w:t>
      </w:r>
      <w:proofErr w:type="gramStart"/>
      <w:r>
        <w:rPr>
          <w:rFonts w:ascii="Times New Roman" w:eastAsia="Calibri" w:hAnsi="Times New Roman"/>
          <w:sz w:val="18"/>
          <w:szCs w:val="18"/>
          <w:lang w:eastAsia="en-US"/>
        </w:rPr>
        <w:t xml:space="preserve"> 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>(</w:t>
      </w:r>
      <w:proofErr w:type="gramEnd"/>
      <w:r w:rsidRPr="00DD6BEE">
        <w:rPr>
          <w:rFonts w:ascii="Times New Roman" w:eastAsia="Calibri" w:hAnsi="Times New Roman"/>
          <w:sz w:val="18"/>
          <w:szCs w:val="18"/>
          <w:lang w:eastAsia="en-US"/>
        </w:rPr>
        <w:t>Ф.И.О.)</w:t>
      </w:r>
    </w:p>
    <w:p w14:paraId="675C015E" w14:textId="7954EA03" w:rsidR="00DD6BEE" w:rsidRPr="00DD6BEE" w:rsidRDefault="00DD6BEE" w:rsidP="00DD6BEE">
      <w:pPr>
        <w:suppressAutoHyphens w:val="0"/>
        <w:spacing w:after="0"/>
        <w:ind w:left="0" w:firstLine="567"/>
        <w:jc w:val="left"/>
        <w:rPr>
          <w:rFonts w:ascii="Times New Roman" w:hAnsi="Times New Roman"/>
          <w:sz w:val="22"/>
          <w:szCs w:val="22"/>
        </w:rPr>
      </w:pPr>
      <w:r w:rsidRPr="00DD6BEE">
        <w:rPr>
          <w:rFonts w:ascii="Times New Roman" w:hAnsi="Times New Roman"/>
          <w:sz w:val="22"/>
          <w:szCs w:val="22"/>
        </w:rPr>
        <w:t>Работник КПС</w:t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  <w:t>_____________</w:t>
      </w:r>
      <w:r w:rsidRPr="00DD6BEE">
        <w:rPr>
          <w:rFonts w:ascii="Times New Roman" w:hAnsi="Times New Roman"/>
          <w:sz w:val="22"/>
          <w:szCs w:val="22"/>
        </w:rPr>
        <w:tab/>
      </w:r>
      <w:r w:rsidRPr="00DD6BEE">
        <w:rPr>
          <w:rFonts w:ascii="Times New Roman" w:hAnsi="Times New Roman"/>
          <w:sz w:val="22"/>
          <w:szCs w:val="22"/>
        </w:rPr>
        <w:tab/>
        <w:t xml:space="preserve">          ___________________</w:t>
      </w:r>
    </w:p>
    <w:p w14:paraId="0373848A" w14:textId="77777777" w:rsidR="002F4E1A" w:rsidRPr="00DD6BEE" w:rsidRDefault="002F4E1A" w:rsidP="002F4E1A">
      <w:pPr>
        <w:widowControl w:val="0"/>
        <w:suppressAutoHyphens w:val="0"/>
        <w:spacing w:after="0" w:line="360" w:lineRule="auto"/>
        <w:ind w:left="0"/>
        <w:jc w:val="center"/>
        <w:rPr>
          <w:rFonts w:ascii="Times New Roman" w:eastAsia="Calibri" w:hAnsi="Times New Roman"/>
          <w:sz w:val="18"/>
          <w:szCs w:val="18"/>
          <w:lang w:eastAsia="en-US"/>
        </w:rPr>
      </w:pPr>
      <w:r w:rsidRPr="00DD6BEE">
        <w:rPr>
          <w:rFonts w:ascii="Times New Roman" w:eastAsia="Calibri" w:hAnsi="Times New Roman"/>
          <w:sz w:val="22"/>
          <w:szCs w:val="22"/>
          <w:lang w:eastAsia="en-US"/>
        </w:rPr>
        <w:t xml:space="preserve">                                             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 xml:space="preserve">(Подпись)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ab/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ab/>
        <w:t xml:space="preserve">                    </w:t>
      </w:r>
      <w:r>
        <w:rPr>
          <w:rFonts w:ascii="Times New Roman" w:eastAsia="Calibri" w:hAnsi="Times New Roman"/>
          <w:sz w:val="18"/>
          <w:szCs w:val="18"/>
          <w:lang w:eastAsia="en-US"/>
        </w:rPr>
        <w:t xml:space="preserve">    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 xml:space="preserve">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ab/>
      </w:r>
      <w:r>
        <w:rPr>
          <w:rFonts w:ascii="Times New Roman" w:eastAsia="Calibri" w:hAnsi="Times New Roman"/>
          <w:sz w:val="18"/>
          <w:szCs w:val="18"/>
          <w:lang w:eastAsia="en-US"/>
        </w:rPr>
        <w:t xml:space="preserve">            </w:t>
      </w:r>
      <w:proofErr w:type="gramStart"/>
      <w:r>
        <w:rPr>
          <w:rFonts w:ascii="Times New Roman" w:eastAsia="Calibri" w:hAnsi="Times New Roman"/>
          <w:sz w:val="18"/>
          <w:szCs w:val="18"/>
          <w:lang w:eastAsia="en-US"/>
        </w:rPr>
        <w:t xml:space="preserve">   </w:t>
      </w:r>
      <w:r w:rsidRPr="00DD6BEE">
        <w:rPr>
          <w:rFonts w:ascii="Times New Roman" w:eastAsia="Calibri" w:hAnsi="Times New Roman"/>
          <w:sz w:val="18"/>
          <w:szCs w:val="18"/>
          <w:lang w:eastAsia="en-US"/>
        </w:rPr>
        <w:t>(</w:t>
      </w:r>
      <w:proofErr w:type="gramEnd"/>
      <w:r w:rsidRPr="00DD6BEE">
        <w:rPr>
          <w:rFonts w:ascii="Times New Roman" w:eastAsia="Calibri" w:hAnsi="Times New Roman"/>
          <w:sz w:val="18"/>
          <w:szCs w:val="18"/>
          <w:lang w:eastAsia="en-US"/>
        </w:rPr>
        <w:t>Ф.И.О.)</w:t>
      </w:r>
    </w:p>
    <w:p w14:paraId="6DE6A5DC" w14:textId="77777777" w:rsidR="00DD230D" w:rsidRDefault="00DD230D" w:rsidP="00110723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  <w:sectPr w:rsidR="00DD230D" w:rsidSect="00DE13CE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14757F5F" w14:textId="72179D5C" w:rsidR="00110723" w:rsidRPr="00875F1A" w:rsidRDefault="00110723" w:rsidP="00110723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7" w:name="_Toc222312093"/>
      <w:r>
        <w:rPr>
          <w:rFonts w:ascii="Times New Roman" w:hAnsi="Times New Roman" w:cs="Times New Roman"/>
        </w:rPr>
        <w:lastRenderedPageBreak/>
        <w:t xml:space="preserve">Приложение </w:t>
      </w:r>
      <w:r w:rsidR="00875F1A" w:rsidRPr="00875F1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 w:rsidR="002F4E1A" w:rsidRPr="002F4E1A">
        <w:rPr>
          <w:rFonts w:ascii="Times New Roman" w:hAnsi="Times New Roman" w:cs="Times New Roman"/>
        </w:rPr>
        <w:t>Акт отбора проб топлива</w:t>
      </w:r>
      <w:bookmarkEnd w:id="87"/>
    </w:p>
    <w:p w14:paraId="6921B6D3" w14:textId="3E9CA3F6" w:rsidR="002F4E1A" w:rsidRPr="002F4E1A" w:rsidRDefault="002F4E1A" w:rsidP="002F4E1A">
      <w:pPr>
        <w:pStyle w:val="2"/>
        <w:numPr>
          <w:ilvl w:val="0"/>
          <w:numId w:val="0"/>
        </w:numPr>
        <w:spacing w:after="0" w:line="360" w:lineRule="auto"/>
        <w:ind w:left="720" w:hanging="153"/>
        <w:jc w:val="left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Наименование организации</w:t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  <w:t>Дата</w:t>
      </w:r>
    </w:p>
    <w:p w14:paraId="4D6FBE47" w14:textId="77777777" w:rsidR="002F4E1A" w:rsidRPr="002F4E1A" w:rsidRDefault="002F4E1A" w:rsidP="002F4E1A">
      <w:pPr>
        <w:suppressAutoHyphens w:val="0"/>
        <w:spacing w:after="0"/>
        <w:ind w:left="567"/>
        <w:jc w:val="center"/>
        <w:rPr>
          <w:rFonts w:ascii="Times New Roman" w:hAnsi="Times New Roman"/>
          <w:sz w:val="22"/>
          <w:szCs w:val="22"/>
        </w:rPr>
      </w:pPr>
    </w:p>
    <w:p w14:paraId="52E38CC6" w14:textId="77777777" w:rsidR="002F4E1A" w:rsidRPr="002F4E1A" w:rsidRDefault="002F4E1A" w:rsidP="002F4E1A">
      <w:pPr>
        <w:suppressAutoHyphens w:val="0"/>
        <w:spacing w:after="0"/>
        <w:ind w:left="567"/>
        <w:jc w:val="center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Акт</w:t>
      </w:r>
    </w:p>
    <w:p w14:paraId="7E9C5FBE" w14:textId="77777777" w:rsidR="002F4E1A" w:rsidRPr="002F4E1A" w:rsidRDefault="002F4E1A" w:rsidP="002F4E1A">
      <w:pPr>
        <w:suppressAutoHyphens w:val="0"/>
        <w:spacing w:after="0"/>
        <w:ind w:left="567"/>
        <w:jc w:val="center"/>
        <w:rPr>
          <w:rFonts w:ascii="Times New Roman" w:hAnsi="Times New Roman"/>
          <w:sz w:val="22"/>
          <w:szCs w:val="22"/>
          <w:vertAlign w:val="superscript"/>
        </w:rPr>
      </w:pPr>
      <w:r w:rsidRPr="002F4E1A">
        <w:rPr>
          <w:rFonts w:ascii="Times New Roman" w:hAnsi="Times New Roman"/>
          <w:sz w:val="22"/>
          <w:szCs w:val="22"/>
        </w:rPr>
        <w:t>отбора проб топлива</w:t>
      </w:r>
    </w:p>
    <w:p w14:paraId="5011F7BB" w14:textId="77777777" w:rsidR="002F4E1A" w:rsidRPr="002F4E1A" w:rsidRDefault="002F4E1A" w:rsidP="002F4E1A">
      <w:pPr>
        <w:suppressAutoHyphens w:val="0"/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5C599693" w14:textId="38B47F02" w:rsidR="002F4E1A" w:rsidRPr="002F4E1A" w:rsidRDefault="002F4E1A" w:rsidP="002F4E1A">
      <w:pPr>
        <w:suppressAutoHyphens w:val="0"/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Мы,</w:t>
      </w:r>
      <w:r>
        <w:rPr>
          <w:rFonts w:ascii="Times New Roman" w:hAnsi="Times New Roman"/>
          <w:sz w:val="22"/>
          <w:szCs w:val="22"/>
        </w:rPr>
        <w:t xml:space="preserve"> </w:t>
      </w:r>
      <w:r w:rsidRPr="002F4E1A">
        <w:rPr>
          <w:rFonts w:ascii="Times New Roman" w:hAnsi="Times New Roman"/>
          <w:sz w:val="22"/>
          <w:szCs w:val="22"/>
        </w:rPr>
        <w:t>нижеподписавшиеся ____________________________________________________________</w:t>
      </w:r>
    </w:p>
    <w:p w14:paraId="73F276D7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___________________________________________________________________________________</w:t>
      </w:r>
    </w:p>
    <w:p w14:paraId="37C61675" w14:textId="77777777" w:rsidR="002F4E1A" w:rsidRPr="002F4E1A" w:rsidRDefault="002F4E1A" w:rsidP="002F4E1A">
      <w:pPr>
        <w:suppressAutoHyphens w:val="0"/>
        <w:spacing w:after="0" w:line="360" w:lineRule="auto"/>
        <w:ind w:left="567"/>
        <w:rPr>
          <w:rFonts w:ascii="Times New Roman" w:hAnsi="Times New Roman"/>
          <w:sz w:val="22"/>
          <w:szCs w:val="22"/>
          <w:vertAlign w:val="superscript"/>
        </w:rPr>
      </w:pPr>
      <w:r w:rsidRPr="002F4E1A">
        <w:rPr>
          <w:rFonts w:ascii="Times New Roman" w:hAnsi="Times New Roman"/>
          <w:sz w:val="22"/>
          <w:szCs w:val="22"/>
          <w:vertAlign w:val="superscript"/>
        </w:rPr>
        <w:t xml:space="preserve">   (должность, Ф.И.О.)</w:t>
      </w:r>
    </w:p>
    <w:p w14:paraId="45586630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 xml:space="preserve">составили настоящий акт о том, что «___» ____________ 20___г. в _____________ взяты пробы </w:t>
      </w:r>
    </w:p>
    <w:p w14:paraId="6B55178D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  <w:vertAlign w:val="superscript"/>
        </w:rPr>
      </w:pPr>
      <w:r w:rsidRPr="002F4E1A">
        <w:rPr>
          <w:rFonts w:ascii="Times New Roman" w:hAnsi="Times New Roman"/>
          <w:sz w:val="22"/>
          <w:szCs w:val="22"/>
          <w:vertAlign w:val="superscript"/>
        </w:rPr>
        <w:t xml:space="preserve">               (время взятия проб)</w:t>
      </w:r>
    </w:p>
    <w:p w14:paraId="3A756D71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_______________</w:t>
      </w:r>
      <w:r w:rsidRPr="002F4E1A">
        <w:rPr>
          <w:rFonts w:ascii="Times New Roman" w:hAnsi="Times New Roman"/>
          <w:sz w:val="22"/>
          <w:szCs w:val="22"/>
          <w:vertAlign w:val="superscript"/>
        </w:rPr>
        <w:t xml:space="preserve"> </w:t>
      </w:r>
      <w:r w:rsidRPr="002F4E1A">
        <w:rPr>
          <w:rFonts w:ascii="Times New Roman" w:hAnsi="Times New Roman"/>
          <w:sz w:val="22"/>
          <w:szCs w:val="22"/>
        </w:rPr>
        <w:t xml:space="preserve">топлива от поставщика ____________________, автомобиль _______________, </w:t>
      </w:r>
    </w:p>
    <w:p w14:paraId="45F44D36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  <w:vertAlign w:val="superscript"/>
        </w:rPr>
      </w:pPr>
      <w:r w:rsidRPr="002F4E1A">
        <w:rPr>
          <w:rFonts w:ascii="Times New Roman" w:hAnsi="Times New Roman"/>
          <w:sz w:val="22"/>
          <w:szCs w:val="22"/>
          <w:vertAlign w:val="superscript"/>
        </w:rPr>
        <w:t>(бензинового/дизельного)</w:t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  <w:t xml:space="preserve">         </w:t>
      </w:r>
      <w:proofErr w:type="gramStart"/>
      <w:r w:rsidRPr="002F4E1A">
        <w:rPr>
          <w:rFonts w:ascii="Times New Roman" w:hAnsi="Times New Roman"/>
          <w:sz w:val="22"/>
          <w:szCs w:val="22"/>
          <w:vertAlign w:val="superscript"/>
        </w:rPr>
        <w:t xml:space="preserve">   (</w:t>
      </w:r>
      <w:proofErr w:type="gramEnd"/>
      <w:r w:rsidRPr="002F4E1A">
        <w:rPr>
          <w:rFonts w:ascii="Times New Roman" w:hAnsi="Times New Roman"/>
          <w:sz w:val="22"/>
          <w:szCs w:val="22"/>
          <w:vertAlign w:val="superscript"/>
        </w:rPr>
        <w:t>наименование поставщика)</w:t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  <w:t xml:space="preserve">   (гос. номер автомобиля)</w:t>
      </w:r>
    </w:p>
    <w:p w14:paraId="4842DD32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 xml:space="preserve">прицеп ______________ отсеков № ________ в количестве ____ проб, объеме _____ каждая. </w:t>
      </w:r>
    </w:p>
    <w:p w14:paraId="482C9311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  <w:vertAlign w:val="superscript"/>
        </w:rPr>
      </w:pPr>
      <w:r w:rsidRPr="002F4E1A">
        <w:rPr>
          <w:rFonts w:ascii="Times New Roman" w:hAnsi="Times New Roman"/>
          <w:sz w:val="22"/>
          <w:szCs w:val="22"/>
          <w:vertAlign w:val="superscript"/>
        </w:rPr>
        <w:t>(гос. номер прицепа)</w:t>
      </w:r>
    </w:p>
    <w:p w14:paraId="7112CD16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 xml:space="preserve">Плотность топлива составила ________, температура ______. </w:t>
      </w:r>
    </w:p>
    <w:p w14:paraId="7952C3FE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</w:p>
    <w:p w14:paraId="7735E2FA" w14:textId="77777777" w:rsidR="002F4E1A" w:rsidRPr="002F4E1A" w:rsidRDefault="002F4E1A" w:rsidP="002F4E1A">
      <w:pPr>
        <w:suppressAutoHyphens w:val="0"/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69518CD3" w14:textId="7F792F56" w:rsidR="002F4E1A" w:rsidRPr="002F4E1A" w:rsidRDefault="002F4E1A" w:rsidP="002F4E1A">
      <w:pPr>
        <w:suppressAutoHyphens w:val="0"/>
        <w:spacing w:after="0"/>
        <w:ind w:left="567"/>
        <w:jc w:val="left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Заведующий складом ГСМ</w:t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  <w:t>____________</w:t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  <w:t xml:space="preserve">          ___________________</w:t>
      </w:r>
    </w:p>
    <w:p w14:paraId="78946C2A" w14:textId="551939BE" w:rsidR="002F4E1A" w:rsidRPr="002F4E1A" w:rsidRDefault="002F4E1A" w:rsidP="002F4E1A">
      <w:pPr>
        <w:widowControl w:val="0"/>
        <w:suppressAutoHyphens w:val="0"/>
        <w:spacing w:after="0" w:line="360" w:lineRule="auto"/>
        <w:ind w:left="567"/>
        <w:jc w:val="center"/>
        <w:rPr>
          <w:rFonts w:ascii="Times New Roman" w:eastAsia="Calibri" w:hAnsi="Times New Roman"/>
          <w:sz w:val="18"/>
          <w:szCs w:val="18"/>
          <w:lang w:eastAsia="en-US"/>
        </w:rPr>
      </w:pPr>
      <w:r w:rsidRPr="002F4E1A">
        <w:rPr>
          <w:rFonts w:ascii="Times New Roman" w:eastAsia="Calibri" w:hAnsi="Times New Roman"/>
          <w:sz w:val="22"/>
          <w:szCs w:val="22"/>
          <w:lang w:eastAsia="en-US"/>
        </w:rPr>
        <w:t xml:space="preserve">                                                       </w:t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 xml:space="preserve">(Подпись) </w:t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ab/>
        <w:t xml:space="preserve">                          </w:t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ab/>
        <w:t>(Ф.И.О.)</w:t>
      </w:r>
    </w:p>
    <w:p w14:paraId="71068E93" w14:textId="6719FE9C" w:rsidR="002F4E1A" w:rsidRPr="002F4E1A" w:rsidRDefault="002F4E1A" w:rsidP="002F4E1A">
      <w:pPr>
        <w:suppressAutoHyphens w:val="0"/>
        <w:spacing w:after="0"/>
        <w:ind w:left="567"/>
        <w:jc w:val="left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Работник КПС</w:t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  <w:t>____________</w:t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  <w:t xml:space="preserve">          ___________________</w:t>
      </w:r>
    </w:p>
    <w:p w14:paraId="23989F68" w14:textId="289F30EC" w:rsidR="002F4E1A" w:rsidRPr="002F4E1A" w:rsidRDefault="002F4E1A" w:rsidP="002F4E1A">
      <w:pPr>
        <w:widowControl w:val="0"/>
        <w:suppressAutoHyphens w:val="0"/>
        <w:spacing w:after="0" w:line="360" w:lineRule="auto"/>
        <w:ind w:left="567"/>
        <w:jc w:val="center"/>
        <w:rPr>
          <w:rFonts w:ascii="Times New Roman" w:eastAsia="Calibri" w:hAnsi="Times New Roman"/>
          <w:sz w:val="18"/>
          <w:szCs w:val="18"/>
          <w:lang w:eastAsia="en-US"/>
        </w:rPr>
      </w:pPr>
      <w:r w:rsidRPr="002F4E1A">
        <w:rPr>
          <w:rFonts w:ascii="Times New Roman" w:eastAsia="Calibri" w:hAnsi="Times New Roman"/>
          <w:sz w:val="22"/>
          <w:szCs w:val="22"/>
          <w:lang w:eastAsia="en-US"/>
        </w:rPr>
        <w:t xml:space="preserve">                                                      </w:t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 xml:space="preserve">(Подпись) </w:t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ab/>
        <w:t xml:space="preserve">                          </w:t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ab/>
        <w:t>(Ф.И.О.)</w:t>
      </w:r>
    </w:p>
    <w:p w14:paraId="312811F4" w14:textId="6B4996FD" w:rsidR="002F4E1A" w:rsidRPr="002F4E1A" w:rsidRDefault="002F4E1A" w:rsidP="002F4E1A">
      <w:pPr>
        <w:suppressAutoHyphens w:val="0"/>
        <w:spacing w:after="0"/>
        <w:ind w:left="567"/>
        <w:jc w:val="left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Водитель автомобиля</w:t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  <w:t>____________</w:t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  <w:t xml:space="preserve">          ___________________</w:t>
      </w:r>
    </w:p>
    <w:p w14:paraId="694587D1" w14:textId="433BF9C8" w:rsidR="002F4E1A" w:rsidRPr="002F4E1A" w:rsidRDefault="002F4E1A" w:rsidP="002F4E1A">
      <w:pPr>
        <w:widowControl w:val="0"/>
        <w:suppressAutoHyphens w:val="0"/>
        <w:spacing w:after="0" w:line="360" w:lineRule="auto"/>
        <w:ind w:left="567"/>
        <w:jc w:val="center"/>
        <w:rPr>
          <w:rFonts w:ascii="Times New Roman" w:eastAsia="Calibri" w:hAnsi="Times New Roman"/>
          <w:sz w:val="18"/>
          <w:szCs w:val="18"/>
          <w:lang w:eastAsia="en-US"/>
        </w:rPr>
      </w:pPr>
      <w:r w:rsidRPr="002F4E1A">
        <w:rPr>
          <w:rFonts w:ascii="Times New Roman" w:eastAsia="Calibri" w:hAnsi="Times New Roman"/>
          <w:sz w:val="22"/>
          <w:szCs w:val="22"/>
          <w:lang w:eastAsia="en-US"/>
        </w:rPr>
        <w:t xml:space="preserve">                                                      </w:t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 xml:space="preserve">(Подпись) </w:t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ab/>
        <w:t xml:space="preserve">                          </w:t>
      </w:r>
      <w:r w:rsidRPr="002F4E1A">
        <w:rPr>
          <w:rFonts w:ascii="Times New Roman" w:eastAsia="Calibri" w:hAnsi="Times New Roman"/>
          <w:sz w:val="18"/>
          <w:szCs w:val="18"/>
          <w:lang w:eastAsia="en-US"/>
        </w:rPr>
        <w:tab/>
        <w:t>(Ф.И.О.)</w:t>
      </w:r>
    </w:p>
    <w:p w14:paraId="04200B87" w14:textId="2B785663" w:rsidR="00DE13CE" w:rsidRPr="00DE13CE" w:rsidRDefault="00DE13CE" w:rsidP="002F4E1A">
      <w:pPr>
        <w:suppressAutoHyphens w:val="0"/>
        <w:spacing w:after="160" w:line="259" w:lineRule="auto"/>
        <w:ind w:left="0"/>
        <w:jc w:val="lef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63F5BA1" w14:textId="77AB207A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B09E539" w14:textId="45ABB41E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6729B8D7" w14:textId="46A4F70F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41A6C3F4" w14:textId="35B848C0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9CBB0CF" w14:textId="164AE4D8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239FED2" w14:textId="15F19BA7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0ED1594" w14:textId="5261CCA5" w:rsidR="00DE13CE" w:rsidRDefault="00DE13CE" w:rsidP="00DE13CE">
      <w:pP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</w:pPr>
    </w:p>
    <w:p w14:paraId="223DA02A" w14:textId="4A1358E2" w:rsidR="00875F1A" w:rsidDel="002A54C2" w:rsidRDefault="00875F1A" w:rsidP="00110723">
      <w:pPr>
        <w:pStyle w:val="2"/>
        <w:numPr>
          <w:ilvl w:val="0"/>
          <w:numId w:val="0"/>
        </w:numPr>
        <w:spacing w:line="360" w:lineRule="auto"/>
        <w:ind w:left="720" w:hanging="720"/>
        <w:rPr>
          <w:del w:id="88" w:author="Коновалова Татьяна Владимировна" w:date="2025-07-21T11:59:00Z"/>
          <w:rFonts w:ascii="Times New Roman" w:eastAsia="SimSun" w:hAnsi="Times New Roman"/>
          <w:bCs/>
          <w:sz w:val="24"/>
        </w:rPr>
        <w:sectPr w:rsidR="00875F1A" w:rsidDel="002A54C2" w:rsidSect="008B3162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033168D2" w14:textId="6F82FC81" w:rsidR="00110723" w:rsidRPr="00875F1A" w:rsidRDefault="00110723" w:rsidP="00110723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9" w:name="_Toc222312094"/>
      <w:r>
        <w:rPr>
          <w:rFonts w:ascii="Times New Roman" w:hAnsi="Times New Roman" w:cs="Times New Roman"/>
        </w:rPr>
        <w:lastRenderedPageBreak/>
        <w:t xml:space="preserve">Приложение </w:t>
      </w:r>
      <w:r w:rsidR="00875F1A" w:rsidRPr="00875F1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</w:t>
      </w:r>
      <w:r w:rsidR="002F4E1A" w:rsidRPr="002F4E1A">
        <w:rPr>
          <w:rFonts w:ascii="Times New Roman" w:hAnsi="Times New Roman" w:cs="Times New Roman"/>
        </w:rPr>
        <w:t>Акт приема топлива</w:t>
      </w:r>
      <w:bookmarkEnd w:id="89"/>
    </w:p>
    <w:p w14:paraId="38B33C29" w14:textId="77777777" w:rsidR="002F4E1A" w:rsidRPr="002F4E1A" w:rsidRDefault="002F4E1A" w:rsidP="002F4E1A">
      <w:pPr>
        <w:suppressAutoHyphens w:val="0"/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Наименование организации</w:t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</w:r>
      <w:r w:rsidRPr="002F4E1A">
        <w:rPr>
          <w:rFonts w:ascii="Times New Roman" w:hAnsi="Times New Roman"/>
          <w:sz w:val="22"/>
          <w:szCs w:val="22"/>
        </w:rPr>
        <w:tab/>
        <w:t>Дата</w:t>
      </w:r>
    </w:p>
    <w:p w14:paraId="4F17CF27" w14:textId="77777777" w:rsidR="002F4E1A" w:rsidRPr="002F4E1A" w:rsidRDefault="002F4E1A" w:rsidP="002F4E1A">
      <w:pPr>
        <w:suppressAutoHyphens w:val="0"/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5F72F856" w14:textId="77777777" w:rsidR="002F4E1A" w:rsidRPr="002F4E1A" w:rsidRDefault="002F4E1A" w:rsidP="002F4E1A">
      <w:pPr>
        <w:suppressAutoHyphens w:val="0"/>
        <w:spacing w:after="0"/>
        <w:ind w:left="567"/>
        <w:jc w:val="center"/>
        <w:rPr>
          <w:rFonts w:ascii="Times New Roman" w:hAnsi="Times New Roman"/>
          <w:sz w:val="22"/>
        </w:rPr>
      </w:pPr>
      <w:r w:rsidRPr="002F4E1A">
        <w:rPr>
          <w:rFonts w:ascii="Times New Roman" w:hAnsi="Times New Roman"/>
          <w:sz w:val="22"/>
        </w:rPr>
        <w:t>Акт</w:t>
      </w:r>
    </w:p>
    <w:p w14:paraId="58ADEE08" w14:textId="77777777" w:rsidR="002F4E1A" w:rsidRPr="002F4E1A" w:rsidRDefault="002F4E1A" w:rsidP="002F4E1A">
      <w:pPr>
        <w:suppressAutoHyphens w:val="0"/>
        <w:spacing w:after="0"/>
        <w:ind w:left="567"/>
        <w:jc w:val="center"/>
        <w:rPr>
          <w:rFonts w:ascii="Times New Roman" w:hAnsi="Times New Roman"/>
          <w:sz w:val="22"/>
        </w:rPr>
      </w:pPr>
      <w:r w:rsidRPr="002F4E1A">
        <w:rPr>
          <w:rFonts w:ascii="Times New Roman" w:hAnsi="Times New Roman"/>
          <w:sz w:val="22"/>
        </w:rPr>
        <w:t>приема топлива</w:t>
      </w:r>
    </w:p>
    <w:p w14:paraId="23918D3D" w14:textId="77777777" w:rsidR="002F4E1A" w:rsidRPr="002F4E1A" w:rsidRDefault="002F4E1A" w:rsidP="002F4E1A">
      <w:pPr>
        <w:suppressAutoHyphens w:val="0"/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Мы, нижеподписавшиеся _________________________________________________________________________________________________________</w:t>
      </w:r>
    </w:p>
    <w:p w14:paraId="21E418F5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_______________________________________________________________________________________________________________________________</w:t>
      </w:r>
    </w:p>
    <w:p w14:paraId="469E2088" w14:textId="77777777" w:rsidR="002F4E1A" w:rsidRPr="002F4E1A" w:rsidRDefault="002F4E1A" w:rsidP="002F4E1A">
      <w:pPr>
        <w:suppressAutoHyphens w:val="0"/>
        <w:spacing w:after="0" w:line="360" w:lineRule="auto"/>
        <w:ind w:left="567"/>
        <w:jc w:val="center"/>
        <w:rPr>
          <w:rFonts w:ascii="Times New Roman" w:hAnsi="Times New Roman"/>
          <w:sz w:val="22"/>
          <w:szCs w:val="22"/>
          <w:vertAlign w:val="superscript"/>
        </w:rPr>
      </w:pPr>
      <w:r w:rsidRPr="002F4E1A">
        <w:rPr>
          <w:rFonts w:ascii="Times New Roman" w:hAnsi="Times New Roman"/>
          <w:sz w:val="22"/>
          <w:szCs w:val="22"/>
          <w:vertAlign w:val="superscript"/>
        </w:rPr>
        <w:t>(должность, Ф.И.О.)</w:t>
      </w:r>
    </w:p>
    <w:p w14:paraId="3B52DDB8" w14:textId="77777777" w:rsidR="002F4E1A" w:rsidRPr="002F4E1A" w:rsidRDefault="002F4E1A" w:rsidP="002F4E1A">
      <w:pPr>
        <w:suppressAutoHyphens w:val="0"/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при участии ____________________________________________________________________________________________________________________</w:t>
      </w:r>
    </w:p>
    <w:p w14:paraId="7510AD4A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_______________________________________________________________________________________________________________________________</w:t>
      </w:r>
    </w:p>
    <w:p w14:paraId="1BD4DABC" w14:textId="77777777" w:rsidR="002F4E1A" w:rsidRPr="002F4E1A" w:rsidRDefault="002F4E1A" w:rsidP="002F4E1A">
      <w:pPr>
        <w:suppressAutoHyphens w:val="0"/>
        <w:spacing w:after="0" w:line="360" w:lineRule="auto"/>
        <w:ind w:left="567"/>
        <w:jc w:val="center"/>
        <w:rPr>
          <w:rFonts w:ascii="Times New Roman" w:hAnsi="Times New Roman"/>
          <w:sz w:val="22"/>
          <w:szCs w:val="22"/>
          <w:vertAlign w:val="superscript"/>
        </w:rPr>
      </w:pPr>
      <w:r w:rsidRPr="002F4E1A">
        <w:rPr>
          <w:rFonts w:ascii="Times New Roman" w:hAnsi="Times New Roman"/>
          <w:sz w:val="22"/>
          <w:szCs w:val="22"/>
          <w:vertAlign w:val="superscript"/>
        </w:rPr>
        <w:t>(водитель автоцистерны, Ф.И.О.)</w:t>
      </w:r>
    </w:p>
    <w:p w14:paraId="4FD812AC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</w:rPr>
      </w:pPr>
      <w:r w:rsidRPr="002F4E1A">
        <w:rPr>
          <w:rFonts w:ascii="Times New Roman" w:hAnsi="Times New Roman"/>
          <w:sz w:val="22"/>
          <w:szCs w:val="22"/>
        </w:rPr>
        <w:t>составили настоящий акт о том, что слив принимаемого топлива произведен ____________________________________________________________</w:t>
      </w:r>
    </w:p>
    <w:p w14:paraId="2F51290D" w14:textId="77777777" w:rsidR="002F4E1A" w:rsidRPr="002F4E1A" w:rsidRDefault="002F4E1A" w:rsidP="002F4E1A">
      <w:pPr>
        <w:suppressAutoHyphens w:val="0"/>
        <w:spacing w:after="0"/>
        <w:ind w:left="567"/>
        <w:rPr>
          <w:rFonts w:ascii="Times New Roman" w:hAnsi="Times New Roman"/>
          <w:sz w:val="22"/>
          <w:szCs w:val="22"/>
          <w:vertAlign w:val="superscript"/>
        </w:rPr>
      </w:pP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</w:r>
      <w:r w:rsidRPr="002F4E1A">
        <w:rPr>
          <w:rFonts w:ascii="Times New Roman" w:hAnsi="Times New Roman"/>
          <w:sz w:val="22"/>
          <w:szCs w:val="22"/>
          <w:vertAlign w:val="superscript"/>
        </w:rPr>
        <w:tab/>
        <w:t>(в какое время, из какого количества отсеков автоцистерны)</w:t>
      </w:r>
    </w:p>
    <w:p w14:paraId="57A0A606" w14:textId="77777777" w:rsidR="002F4E1A" w:rsidRPr="002F4E1A" w:rsidRDefault="002F4E1A" w:rsidP="002F4E1A">
      <w:pPr>
        <w:suppressAutoHyphens w:val="0"/>
        <w:spacing w:after="0" w:line="360" w:lineRule="auto"/>
        <w:ind w:left="567"/>
        <w:rPr>
          <w:rFonts w:ascii="Times New Roman" w:hAnsi="Times New Roman"/>
          <w:sz w:val="22"/>
          <w:szCs w:val="22"/>
          <w:lang w:val="en-US"/>
        </w:rPr>
      </w:pPr>
      <w:r w:rsidRPr="002F4E1A">
        <w:rPr>
          <w:rFonts w:ascii="Times New Roman" w:hAnsi="Times New Roman"/>
          <w:sz w:val="22"/>
          <w:szCs w:val="22"/>
        </w:rPr>
        <w:t>топливо размещено в резервуары ___________________________________________</w:t>
      </w:r>
      <w:r w:rsidRPr="002F4E1A">
        <w:rPr>
          <w:rFonts w:ascii="Times New Roman" w:hAnsi="Times New Roman"/>
          <w:sz w:val="22"/>
          <w:szCs w:val="22"/>
          <w:lang w:val="en-US"/>
        </w:rPr>
        <w:t>______________________________________________________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0"/>
        <w:gridCol w:w="722"/>
        <w:gridCol w:w="1263"/>
        <w:gridCol w:w="1652"/>
        <w:gridCol w:w="749"/>
        <w:gridCol w:w="819"/>
        <w:gridCol w:w="843"/>
        <w:gridCol w:w="981"/>
        <w:gridCol w:w="981"/>
        <w:gridCol w:w="1257"/>
        <w:gridCol w:w="981"/>
        <w:gridCol w:w="1109"/>
        <w:gridCol w:w="747"/>
        <w:gridCol w:w="747"/>
        <w:gridCol w:w="747"/>
      </w:tblGrid>
      <w:tr w:rsidR="002F4E1A" w:rsidRPr="002F4E1A" w14:paraId="049FC24F" w14:textId="77777777" w:rsidTr="00124FB6">
        <w:trPr>
          <w:trHeight w:val="163"/>
        </w:trPr>
        <w:tc>
          <w:tcPr>
            <w:tcW w:w="1080" w:type="dxa"/>
            <w:vMerge w:val="restart"/>
            <w:shd w:val="clear" w:color="auto" w:fill="auto"/>
            <w:vAlign w:val="center"/>
          </w:tcPr>
          <w:p w14:paraId="5C84BCF3" w14:textId="77777777" w:rsidR="002F4E1A" w:rsidRDefault="002F4E1A" w:rsidP="002F4E1A">
            <w:pPr>
              <w:widowControl w:val="0"/>
              <w:suppressAutoHyphens w:val="0"/>
              <w:spacing w:after="0" w:line="360" w:lineRule="auto"/>
              <w:ind w:left="0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 xml:space="preserve">Дата </w:t>
            </w:r>
          </w:p>
          <w:p w14:paraId="490E06E6" w14:textId="6708ED4E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0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отгрузки</w:t>
            </w:r>
          </w:p>
        </w:tc>
        <w:tc>
          <w:tcPr>
            <w:tcW w:w="728" w:type="dxa"/>
            <w:vMerge w:val="restart"/>
            <w:shd w:val="clear" w:color="auto" w:fill="auto"/>
            <w:textDirection w:val="btLr"/>
            <w:vAlign w:val="center"/>
          </w:tcPr>
          <w:p w14:paraId="3A2B93C6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Наименование ГСМ</w:t>
            </w:r>
          </w:p>
        </w:tc>
        <w:tc>
          <w:tcPr>
            <w:tcW w:w="1279" w:type="dxa"/>
            <w:vMerge w:val="restart"/>
            <w:shd w:val="clear" w:color="auto" w:fill="auto"/>
            <w:vAlign w:val="center"/>
          </w:tcPr>
          <w:p w14:paraId="34D0F430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0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№ паспорта качества</w:t>
            </w:r>
          </w:p>
        </w:tc>
        <w:tc>
          <w:tcPr>
            <w:tcW w:w="1678" w:type="dxa"/>
            <w:vMerge w:val="restart"/>
            <w:shd w:val="clear" w:color="auto" w:fill="auto"/>
            <w:vAlign w:val="center"/>
          </w:tcPr>
          <w:p w14:paraId="4F34A66F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0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Гос. Номер и марка автомобиля</w:t>
            </w:r>
          </w:p>
        </w:tc>
        <w:tc>
          <w:tcPr>
            <w:tcW w:w="754" w:type="dxa"/>
            <w:vMerge w:val="restart"/>
            <w:shd w:val="clear" w:color="auto" w:fill="auto"/>
            <w:textDirection w:val="btLr"/>
            <w:vAlign w:val="center"/>
          </w:tcPr>
          <w:p w14:paraId="31E1D7BA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Вес брутто</w:t>
            </w:r>
          </w:p>
        </w:tc>
        <w:tc>
          <w:tcPr>
            <w:tcW w:w="1677" w:type="dxa"/>
            <w:gridSpan w:val="2"/>
            <w:vMerge w:val="restart"/>
            <w:vAlign w:val="center"/>
          </w:tcPr>
          <w:p w14:paraId="401DC786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0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Плотность</w:t>
            </w:r>
          </w:p>
        </w:tc>
        <w:tc>
          <w:tcPr>
            <w:tcW w:w="1984" w:type="dxa"/>
            <w:gridSpan w:val="2"/>
            <w:vMerge w:val="restart"/>
            <w:vAlign w:val="center"/>
          </w:tcPr>
          <w:p w14:paraId="517C280F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0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Температура</w:t>
            </w:r>
          </w:p>
        </w:tc>
        <w:tc>
          <w:tcPr>
            <w:tcW w:w="2268" w:type="dxa"/>
            <w:gridSpan w:val="2"/>
            <w:vMerge w:val="restart"/>
            <w:shd w:val="clear" w:color="auto" w:fill="auto"/>
            <w:vAlign w:val="center"/>
          </w:tcPr>
          <w:p w14:paraId="2319B320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0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Масса нетто, кг.</w:t>
            </w:r>
          </w:p>
        </w:tc>
        <w:tc>
          <w:tcPr>
            <w:tcW w:w="1124" w:type="dxa"/>
            <w:vMerge w:val="restart"/>
            <w:shd w:val="clear" w:color="auto" w:fill="auto"/>
            <w:textDirection w:val="btLr"/>
            <w:vAlign w:val="center"/>
          </w:tcPr>
          <w:p w14:paraId="2BF986C7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Наличие и целостность пломб отправителя</w:t>
            </w:r>
          </w:p>
        </w:tc>
        <w:tc>
          <w:tcPr>
            <w:tcW w:w="2256" w:type="dxa"/>
            <w:gridSpan w:val="3"/>
            <w:shd w:val="clear" w:color="auto" w:fill="auto"/>
            <w:vAlign w:val="center"/>
          </w:tcPr>
          <w:p w14:paraId="1EB443F5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0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Недостача ГСМ</w:t>
            </w:r>
          </w:p>
        </w:tc>
      </w:tr>
      <w:tr w:rsidR="002F4E1A" w:rsidRPr="002F4E1A" w14:paraId="3018441C" w14:textId="77777777" w:rsidTr="00124FB6">
        <w:trPr>
          <w:trHeight w:val="60"/>
        </w:trPr>
        <w:tc>
          <w:tcPr>
            <w:tcW w:w="1080" w:type="dxa"/>
            <w:vMerge/>
            <w:shd w:val="clear" w:color="auto" w:fill="auto"/>
            <w:vAlign w:val="center"/>
          </w:tcPr>
          <w:p w14:paraId="7FEDFBEE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728" w:type="dxa"/>
            <w:vMerge/>
            <w:shd w:val="clear" w:color="auto" w:fill="auto"/>
            <w:vAlign w:val="center"/>
          </w:tcPr>
          <w:p w14:paraId="67E6D23E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279" w:type="dxa"/>
            <w:vMerge/>
            <w:shd w:val="clear" w:color="auto" w:fill="auto"/>
            <w:vAlign w:val="center"/>
          </w:tcPr>
          <w:p w14:paraId="1D1C8D3C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78" w:type="dxa"/>
            <w:vMerge/>
            <w:shd w:val="clear" w:color="auto" w:fill="auto"/>
            <w:vAlign w:val="center"/>
          </w:tcPr>
          <w:p w14:paraId="6B63022C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754" w:type="dxa"/>
            <w:vMerge/>
            <w:shd w:val="clear" w:color="auto" w:fill="auto"/>
            <w:vAlign w:val="center"/>
          </w:tcPr>
          <w:p w14:paraId="505747D9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77" w:type="dxa"/>
            <w:gridSpan w:val="2"/>
            <w:vMerge/>
            <w:textDirection w:val="btLr"/>
            <w:vAlign w:val="center"/>
          </w:tcPr>
          <w:p w14:paraId="3F6C1F08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 w:right="113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984" w:type="dxa"/>
            <w:gridSpan w:val="2"/>
            <w:vMerge/>
            <w:textDirection w:val="btLr"/>
            <w:vAlign w:val="center"/>
          </w:tcPr>
          <w:p w14:paraId="31EF4F86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 w:right="113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2268" w:type="dxa"/>
            <w:gridSpan w:val="2"/>
            <w:vMerge/>
            <w:shd w:val="clear" w:color="auto" w:fill="auto"/>
            <w:textDirection w:val="btLr"/>
            <w:vAlign w:val="center"/>
          </w:tcPr>
          <w:p w14:paraId="44CA8472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 w:right="113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vMerge/>
            <w:shd w:val="clear" w:color="auto" w:fill="auto"/>
            <w:vAlign w:val="center"/>
          </w:tcPr>
          <w:p w14:paraId="2847EF2B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752" w:type="dxa"/>
            <w:vMerge w:val="restart"/>
            <w:shd w:val="clear" w:color="auto" w:fill="auto"/>
            <w:textDirection w:val="btLr"/>
            <w:vAlign w:val="center"/>
          </w:tcPr>
          <w:p w14:paraId="6AAF11B8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Всего, кг.</w:t>
            </w:r>
          </w:p>
        </w:tc>
        <w:tc>
          <w:tcPr>
            <w:tcW w:w="1504" w:type="dxa"/>
            <w:gridSpan w:val="2"/>
            <w:shd w:val="clear" w:color="auto" w:fill="auto"/>
            <w:vAlign w:val="center"/>
          </w:tcPr>
          <w:p w14:paraId="5947BC86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0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В т.ч.</w:t>
            </w:r>
          </w:p>
        </w:tc>
      </w:tr>
      <w:tr w:rsidR="002F4E1A" w:rsidRPr="002F4E1A" w14:paraId="098A407A" w14:textId="77777777" w:rsidTr="002F4E1A">
        <w:trPr>
          <w:cantSplit/>
          <w:trHeight w:val="1389"/>
        </w:trPr>
        <w:tc>
          <w:tcPr>
            <w:tcW w:w="1080" w:type="dxa"/>
            <w:vMerge/>
            <w:shd w:val="clear" w:color="auto" w:fill="auto"/>
            <w:vAlign w:val="center"/>
          </w:tcPr>
          <w:p w14:paraId="2DF9C170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728" w:type="dxa"/>
            <w:vMerge/>
            <w:shd w:val="clear" w:color="auto" w:fill="auto"/>
            <w:vAlign w:val="center"/>
          </w:tcPr>
          <w:p w14:paraId="617EA24E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279" w:type="dxa"/>
            <w:vMerge/>
            <w:shd w:val="clear" w:color="auto" w:fill="auto"/>
            <w:vAlign w:val="center"/>
          </w:tcPr>
          <w:p w14:paraId="52256227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78" w:type="dxa"/>
            <w:vMerge/>
            <w:shd w:val="clear" w:color="auto" w:fill="auto"/>
            <w:vAlign w:val="center"/>
          </w:tcPr>
          <w:p w14:paraId="7F334782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754" w:type="dxa"/>
            <w:vMerge/>
            <w:shd w:val="clear" w:color="auto" w:fill="auto"/>
            <w:vAlign w:val="center"/>
          </w:tcPr>
          <w:p w14:paraId="6D4B4228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826" w:type="dxa"/>
            <w:textDirection w:val="btLr"/>
            <w:vAlign w:val="center"/>
          </w:tcPr>
          <w:p w14:paraId="7B35E327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по накладной</w:t>
            </w:r>
          </w:p>
        </w:tc>
        <w:tc>
          <w:tcPr>
            <w:tcW w:w="851" w:type="dxa"/>
            <w:textDirection w:val="btLr"/>
            <w:vAlign w:val="center"/>
          </w:tcPr>
          <w:p w14:paraId="5D583B4A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фактическая</w:t>
            </w:r>
          </w:p>
        </w:tc>
        <w:tc>
          <w:tcPr>
            <w:tcW w:w="992" w:type="dxa"/>
            <w:textDirection w:val="btLr"/>
            <w:vAlign w:val="center"/>
          </w:tcPr>
          <w:p w14:paraId="1CE763EC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по накладной</w:t>
            </w:r>
          </w:p>
        </w:tc>
        <w:tc>
          <w:tcPr>
            <w:tcW w:w="992" w:type="dxa"/>
            <w:textDirection w:val="btLr"/>
            <w:vAlign w:val="center"/>
          </w:tcPr>
          <w:p w14:paraId="73F106A2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фактическая</w:t>
            </w:r>
          </w:p>
        </w:tc>
        <w:tc>
          <w:tcPr>
            <w:tcW w:w="1276" w:type="dxa"/>
            <w:shd w:val="clear" w:color="auto" w:fill="auto"/>
            <w:textDirection w:val="btLr"/>
            <w:vAlign w:val="center"/>
          </w:tcPr>
          <w:p w14:paraId="00987402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по накладной</w:t>
            </w:r>
          </w:p>
        </w:tc>
        <w:tc>
          <w:tcPr>
            <w:tcW w:w="992" w:type="dxa"/>
            <w:shd w:val="clear" w:color="auto" w:fill="auto"/>
            <w:textDirection w:val="btLr"/>
            <w:vAlign w:val="center"/>
          </w:tcPr>
          <w:p w14:paraId="73A72DA4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фактическая</w:t>
            </w:r>
          </w:p>
        </w:tc>
        <w:tc>
          <w:tcPr>
            <w:tcW w:w="1124" w:type="dxa"/>
            <w:vMerge/>
            <w:shd w:val="clear" w:color="auto" w:fill="auto"/>
            <w:vAlign w:val="center"/>
          </w:tcPr>
          <w:p w14:paraId="6F8EE044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752" w:type="dxa"/>
            <w:vMerge/>
            <w:shd w:val="clear" w:color="auto" w:fill="auto"/>
            <w:vAlign w:val="center"/>
          </w:tcPr>
          <w:p w14:paraId="573E8777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center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752" w:type="dxa"/>
            <w:shd w:val="clear" w:color="auto" w:fill="auto"/>
            <w:textDirection w:val="btLr"/>
            <w:vAlign w:val="center"/>
          </w:tcPr>
          <w:p w14:paraId="14DFB653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По норме</w:t>
            </w:r>
          </w:p>
        </w:tc>
        <w:tc>
          <w:tcPr>
            <w:tcW w:w="752" w:type="dxa"/>
            <w:shd w:val="clear" w:color="auto" w:fill="auto"/>
            <w:textDirection w:val="btLr"/>
            <w:vAlign w:val="center"/>
          </w:tcPr>
          <w:p w14:paraId="65625CAD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113" w:right="113"/>
              <w:rPr>
                <w:rFonts w:ascii="Times New Roman" w:eastAsia="SimSun" w:hAnsi="Times New Roman"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18"/>
                <w:szCs w:val="18"/>
                <w:lang w:eastAsia="en-US"/>
              </w:rPr>
              <w:t>Сверх нормы</w:t>
            </w:r>
          </w:p>
        </w:tc>
      </w:tr>
      <w:tr w:rsidR="002F4E1A" w:rsidRPr="002F4E1A" w14:paraId="3EBC7E0A" w14:textId="77777777" w:rsidTr="00124FB6">
        <w:tc>
          <w:tcPr>
            <w:tcW w:w="1080" w:type="dxa"/>
            <w:shd w:val="clear" w:color="auto" w:fill="auto"/>
          </w:tcPr>
          <w:p w14:paraId="17D843D1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728" w:type="dxa"/>
            <w:shd w:val="clear" w:color="auto" w:fill="auto"/>
          </w:tcPr>
          <w:p w14:paraId="5EAE64F1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9" w:type="dxa"/>
            <w:shd w:val="clear" w:color="auto" w:fill="auto"/>
          </w:tcPr>
          <w:p w14:paraId="63635E58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678" w:type="dxa"/>
            <w:shd w:val="clear" w:color="auto" w:fill="auto"/>
          </w:tcPr>
          <w:p w14:paraId="76274C47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754" w:type="dxa"/>
            <w:shd w:val="clear" w:color="auto" w:fill="auto"/>
          </w:tcPr>
          <w:p w14:paraId="5CA638BA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26" w:type="dxa"/>
          </w:tcPr>
          <w:p w14:paraId="6FDB1800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1" w:type="dxa"/>
          </w:tcPr>
          <w:p w14:paraId="4334AF70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573B23D8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12DAEC3D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73A5A0AC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3411CF63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24" w:type="dxa"/>
            <w:shd w:val="clear" w:color="auto" w:fill="auto"/>
          </w:tcPr>
          <w:p w14:paraId="2A4DC7D5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752" w:type="dxa"/>
            <w:shd w:val="clear" w:color="auto" w:fill="auto"/>
          </w:tcPr>
          <w:p w14:paraId="04F7F912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752" w:type="dxa"/>
            <w:shd w:val="clear" w:color="auto" w:fill="auto"/>
          </w:tcPr>
          <w:p w14:paraId="381ACDFA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752" w:type="dxa"/>
            <w:shd w:val="clear" w:color="auto" w:fill="auto"/>
          </w:tcPr>
          <w:p w14:paraId="775CD0A0" w14:textId="77777777" w:rsidR="002F4E1A" w:rsidRPr="002F4E1A" w:rsidRDefault="002F4E1A" w:rsidP="002F4E1A">
            <w:pPr>
              <w:widowControl w:val="0"/>
              <w:suppressAutoHyphens w:val="0"/>
              <w:spacing w:after="0" w:line="360" w:lineRule="auto"/>
              <w:ind w:left="567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</w:tbl>
    <w:p w14:paraId="603C1F78" w14:textId="50C6F026" w:rsidR="002F4E1A" w:rsidRPr="002F4E1A" w:rsidRDefault="002F4E1A" w:rsidP="002F4E1A">
      <w:pPr>
        <w:widowControl w:val="0"/>
        <w:suppressAutoHyphens w:val="0"/>
        <w:spacing w:after="0" w:line="276" w:lineRule="auto"/>
        <w:ind w:left="567"/>
        <w:jc w:val="left"/>
        <w:rPr>
          <w:rFonts w:ascii="Times New Roman" w:eastAsia="SimSun" w:hAnsi="Times New Roman"/>
          <w:sz w:val="18"/>
          <w:szCs w:val="18"/>
          <w:lang w:eastAsia="en-US"/>
        </w:rPr>
      </w:pPr>
      <w:r w:rsidRPr="002F4E1A">
        <w:rPr>
          <w:rFonts w:ascii="Times New Roman" w:eastAsia="SimSun" w:hAnsi="Times New Roman"/>
          <w:sz w:val="18"/>
          <w:szCs w:val="18"/>
          <w:lang w:eastAsia="en-US"/>
        </w:rPr>
        <w:t xml:space="preserve">Заведующий нефтебазой </w:t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  <w:t>______________</w:t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  <w:t xml:space="preserve">         _________________________________</w:t>
      </w:r>
    </w:p>
    <w:p w14:paraId="7D9036A0" w14:textId="01621994" w:rsidR="002F4E1A" w:rsidRPr="002F4E1A" w:rsidRDefault="002F4E1A" w:rsidP="002F4E1A">
      <w:pPr>
        <w:widowControl w:val="0"/>
        <w:suppressAutoHyphens w:val="0"/>
        <w:spacing w:after="0" w:line="276" w:lineRule="auto"/>
        <w:ind w:left="567"/>
        <w:jc w:val="left"/>
        <w:rPr>
          <w:rFonts w:ascii="Times New Roman" w:eastAsia="SimSun" w:hAnsi="Times New Roman"/>
          <w:sz w:val="18"/>
          <w:szCs w:val="18"/>
          <w:vertAlign w:val="superscript"/>
          <w:lang w:eastAsia="en-US"/>
        </w:rPr>
      </w:pP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 xml:space="preserve">          </w:t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  <w:t xml:space="preserve">                                   </w:t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 xml:space="preserve">  (подпись) </w:t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  <w:t>(Ф.И.О.)</w:t>
      </w:r>
    </w:p>
    <w:p w14:paraId="208C97E1" w14:textId="38EB1B64" w:rsidR="002F4E1A" w:rsidRPr="002F4E1A" w:rsidRDefault="002F4E1A" w:rsidP="002F4E1A">
      <w:pPr>
        <w:widowControl w:val="0"/>
        <w:suppressAutoHyphens w:val="0"/>
        <w:spacing w:after="0" w:line="276" w:lineRule="auto"/>
        <w:ind w:left="567"/>
        <w:jc w:val="left"/>
        <w:rPr>
          <w:rFonts w:ascii="Times New Roman" w:eastAsia="SimSun" w:hAnsi="Times New Roman"/>
          <w:sz w:val="18"/>
          <w:szCs w:val="18"/>
          <w:lang w:eastAsia="en-US"/>
        </w:rPr>
      </w:pPr>
      <w:r w:rsidRPr="002F4E1A">
        <w:rPr>
          <w:rFonts w:ascii="Times New Roman" w:eastAsia="SimSun" w:hAnsi="Times New Roman"/>
          <w:sz w:val="18"/>
          <w:szCs w:val="18"/>
          <w:lang w:eastAsia="en-US"/>
        </w:rPr>
        <w:t>Работник КПС</w:t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  <w:t xml:space="preserve"> </w:t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  <w:t>______________</w:t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  <w:t xml:space="preserve">         _________________________________</w:t>
      </w:r>
    </w:p>
    <w:p w14:paraId="4E96CF34" w14:textId="77777777" w:rsidR="002F4E1A" w:rsidRPr="002F4E1A" w:rsidRDefault="002F4E1A" w:rsidP="002F4E1A">
      <w:pPr>
        <w:widowControl w:val="0"/>
        <w:suppressAutoHyphens w:val="0"/>
        <w:spacing w:after="0" w:line="276" w:lineRule="auto"/>
        <w:ind w:left="567"/>
        <w:jc w:val="left"/>
        <w:rPr>
          <w:rFonts w:ascii="Times New Roman" w:eastAsia="SimSun" w:hAnsi="Times New Roman"/>
          <w:sz w:val="18"/>
          <w:szCs w:val="18"/>
          <w:vertAlign w:val="superscript"/>
          <w:lang w:eastAsia="en-US"/>
        </w:rPr>
      </w:pP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 xml:space="preserve">          </w:t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  <w:t xml:space="preserve">                                   </w:t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 xml:space="preserve">  (подпись) </w:t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  <w:t>(Ф.И.О.)</w:t>
      </w:r>
    </w:p>
    <w:p w14:paraId="65B68F5A" w14:textId="4677BF36" w:rsidR="002F4E1A" w:rsidRPr="002F4E1A" w:rsidRDefault="002F4E1A" w:rsidP="002F4E1A">
      <w:pPr>
        <w:widowControl w:val="0"/>
        <w:suppressAutoHyphens w:val="0"/>
        <w:spacing w:after="0" w:line="276" w:lineRule="auto"/>
        <w:ind w:left="567"/>
        <w:jc w:val="left"/>
        <w:rPr>
          <w:rFonts w:ascii="Times New Roman" w:eastAsia="SimSun" w:hAnsi="Times New Roman"/>
          <w:sz w:val="18"/>
          <w:szCs w:val="18"/>
          <w:lang w:eastAsia="en-US"/>
        </w:rPr>
      </w:pPr>
      <w:r w:rsidRPr="002F4E1A">
        <w:rPr>
          <w:rFonts w:ascii="Times New Roman" w:eastAsia="SimSun" w:hAnsi="Times New Roman"/>
          <w:sz w:val="18"/>
          <w:szCs w:val="18"/>
          <w:lang w:eastAsia="en-US"/>
        </w:rPr>
        <w:t xml:space="preserve">Водитель автоцистерны </w:t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  <w:t>______________</w:t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lang w:eastAsia="en-US"/>
        </w:rPr>
        <w:tab/>
        <w:t xml:space="preserve">         _________________________________</w:t>
      </w:r>
    </w:p>
    <w:p w14:paraId="0A97DDC4" w14:textId="77777777" w:rsidR="002F4E1A" w:rsidRPr="002F4E1A" w:rsidRDefault="002F4E1A" w:rsidP="002F4E1A">
      <w:pPr>
        <w:widowControl w:val="0"/>
        <w:suppressAutoHyphens w:val="0"/>
        <w:spacing w:after="0" w:line="276" w:lineRule="auto"/>
        <w:ind w:left="567"/>
        <w:jc w:val="left"/>
        <w:rPr>
          <w:rFonts w:ascii="Times New Roman" w:eastAsia="SimSun" w:hAnsi="Times New Roman"/>
          <w:sz w:val="18"/>
          <w:szCs w:val="18"/>
          <w:vertAlign w:val="superscript"/>
          <w:lang w:eastAsia="en-US"/>
        </w:rPr>
      </w:pP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 xml:space="preserve">          </w:t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  <w:t xml:space="preserve">                                   </w:t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 xml:space="preserve">  (подпись) </w:t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</w:r>
      <w:r w:rsidRPr="002F4E1A">
        <w:rPr>
          <w:rFonts w:ascii="Times New Roman" w:eastAsia="SimSun" w:hAnsi="Times New Roman"/>
          <w:sz w:val="18"/>
          <w:szCs w:val="18"/>
          <w:vertAlign w:val="superscript"/>
          <w:lang w:eastAsia="en-US"/>
        </w:rPr>
        <w:tab/>
        <w:t>(Ф.И.О.)</w:t>
      </w:r>
    </w:p>
    <w:p w14:paraId="7366E65C" w14:textId="6D46F566" w:rsidR="00875F1A" w:rsidRDefault="00875F1A" w:rsidP="00875F1A">
      <w:pPr>
        <w:pStyle w:val="2"/>
        <w:numPr>
          <w:ilvl w:val="0"/>
          <w:numId w:val="0"/>
        </w:numPr>
        <w:spacing w:line="360" w:lineRule="auto"/>
        <w:ind w:left="720" w:hanging="720"/>
        <w:jc w:val="center"/>
        <w:rPr>
          <w:rFonts w:ascii="Times New Roman" w:eastAsia="SimSun" w:hAnsi="Times New Roman"/>
          <w:bCs/>
          <w:sz w:val="24"/>
        </w:rPr>
        <w:sectPr w:rsidR="00875F1A" w:rsidSect="00875F1A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7EEB9510" w14:textId="4E88F576" w:rsidR="00110723" w:rsidRDefault="00110723" w:rsidP="00110723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0" w:name="_Toc222312095"/>
      <w:r>
        <w:rPr>
          <w:rFonts w:ascii="Times New Roman" w:hAnsi="Times New Roman" w:cs="Times New Roman"/>
        </w:rPr>
        <w:lastRenderedPageBreak/>
        <w:t xml:space="preserve">Приложение </w:t>
      </w:r>
      <w:r w:rsidR="00FB6D46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</w:t>
      </w:r>
      <w:r w:rsidR="002F4E1A" w:rsidRPr="002F4E1A">
        <w:rPr>
          <w:rFonts w:ascii="Times New Roman" w:hAnsi="Times New Roman" w:cs="Times New Roman"/>
        </w:rPr>
        <w:t xml:space="preserve">Журнал </w:t>
      </w:r>
      <w:r w:rsidR="000A0ED7">
        <w:rPr>
          <w:rFonts w:ascii="Times New Roman" w:hAnsi="Times New Roman" w:cs="Times New Roman"/>
        </w:rPr>
        <w:t>установки и снятия пломб</w:t>
      </w:r>
      <w:bookmarkEnd w:id="90"/>
    </w:p>
    <w:tbl>
      <w:tblPr>
        <w:tblStyle w:val="affff"/>
        <w:tblW w:w="0" w:type="auto"/>
        <w:tblInd w:w="720" w:type="dxa"/>
        <w:tblLook w:val="04A0" w:firstRow="1" w:lastRow="0" w:firstColumn="1" w:lastColumn="0" w:noHBand="0" w:noVBand="1"/>
      </w:tblPr>
      <w:tblGrid>
        <w:gridCol w:w="1394"/>
        <w:gridCol w:w="1537"/>
        <w:gridCol w:w="1442"/>
        <w:gridCol w:w="1550"/>
        <w:gridCol w:w="1434"/>
        <w:gridCol w:w="1550"/>
      </w:tblGrid>
      <w:tr w:rsidR="000A0ED7" w14:paraId="4C1F63BC" w14:textId="77777777" w:rsidTr="000A0ED7">
        <w:tc>
          <w:tcPr>
            <w:tcW w:w="1604" w:type="dxa"/>
          </w:tcPr>
          <w:p w14:paraId="66946BBB" w14:textId="346D8E00" w:rsidR="000A0ED7" w:rsidRPr="000A0ED7" w:rsidRDefault="000A0ED7" w:rsidP="002F4E1A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№ пломбы</w:t>
            </w:r>
          </w:p>
        </w:tc>
        <w:tc>
          <w:tcPr>
            <w:tcW w:w="1604" w:type="dxa"/>
          </w:tcPr>
          <w:p w14:paraId="66F5CBF5" w14:textId="3EBD803D" w:rsidR="000A0ED7" w:rsidRPr="000A0ED7" w:rsidRDefault="000A0ED7" w:rsidP="002F4E1A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Место установки (что именно пломбируется)</w:t>
            </w:r>
          </w:p>
        </w:tc>
        <w:tc>
          <w:tcPr>
            <w:tcW w:w="1604" w:type="dxa"/>
          </w:tcPr>
          <w:p w14:paraId="7E9E6CD6" w14:textId="67805546" w:rsidR="000A0ED7" w:rsidRPr="000A0ED7" w:rsidRDefault="000A0ED7" w:rsidP="002F4E1A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Дата, время установки пломбы</w:t>
            </w:r>
          </w:p>
        </w:tc>
        <w:tc>
          <w:tcPr>
            <w:tcW w:w="1605" w:type="dxa"/>
          </w:tcPr>
          <w:p w14:paraId="7A433E28" w14:textId="77777777" w:rsidR="000A0ED7" w:rsidRPr="000A0ED7" w:rsidRDefault="000A0ED7" w:rsidP="002F4E1A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Подпись сдавшего на охрану</w:t>
            </w:r>
          </w:p>
          <w:p w14:paraId="29324803" w14:textId="77777777" w:rsidR="000A0ED7" w:rsidRPr="000A0ED7" w:rsidRDefault="000A0ED7" w:rsidP="002F4E1A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</w:p>
          <w:p w14:paraId="1EC25118" w14:textId="025F0D4A" w:rsidR="000A0ED7" w:rsidRPr="000A0ED7" w:rsidRDefault="000A0ED7" w:rsidP="002F4E1A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Подпись принимающего под охрану</w:t>
            </w:r>
          </w:p>
        </w:tc>
        <w:tc>
          <w:tcPr>
            <w:tcW w:w="1605" w:type="dxa"/>
          </w:tcPr>
          <w:p w14:paraId="1FADC93B" w14:textId="7DBFD4A4" w:rsidR="000A0ED7" w:rsidRPr="000A0ED7" w:rsidRDefault="000A0ED7" w:rsidP="002F4E1A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Дата, время снятия номерной пломбы</w:t>
            </w:r>
          </w:p>
        </w:tc>
        <w:tc>
          <w:tcPr>
            <w:tcW w:w="1605" w:type="dxa"/>
          </w:tcPr>
          <w:p w14:paraId="2F4C780B" w14:textId="77777777" w:rsidR="000A0ED7" w:rsidRPr="000A0ED7" w:rsidRDefault="000A0ED7" w:rsidP="002F4E1A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Подпись сдающего с охраны</w:t>
            </w:r>
          </w:p>
          <w:p w14:paraId="36351B2F" w14:textId="77777777" w:rsidR="000A0ED7" w:rsidRPr="000A0ED7" w:rsidRDefault="000A0ED7" w:rsidP="002F4E1A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</w:p>
          <w:p w14:paraId="690DA928" w14:textId="2D009B53" w:rsidR="000A0ED7" w:rsidRPr="000A0ED7" w:rsidRDefault="000A0ED7" w:rsidP="002F4E1A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Подпись принимающего с под охраны</w:t>
            </w:r>
          </w:p>
        </w:tc>
      </w:tr>
      <w:tr w:rsidR="000A0ED7" w14:paraId="48EB3732" w14:textId="77777777" w:rsidTr="000A0ED7">
        <w:tc>
          <w:tcPr>
            <w:tcW w:w="1604" w:type="dxa"/>
          </w:tcPr>
          <w:p w14:paraId="6B07C8E7" w14:textId="77777777" w:rsidR="000A0ED7" w:rsidRDefault="000A0ED7" w:rsidP="002F4E1A">
            <w:pPr>
              <w:ind w:left="0"/>
            </w:pPr>
          </w:p>
          <w:p w14:paraId="6B41F4F7" w14:textId="12B5FF1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5C5FA77B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5CA90E58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5C983F0D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57B7C3F1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3FE4D5CF" w14:textId="77777777" w:rsidR="000A0ED7" w:rsidRDefault="000A0ED7" w:rsidP="002F4E1A">
            <w:pPr>
              <w:ind w:left="0"/>
            </w:pPr>
          </w:p>
        </w:tc>
      </w:tr>
      <w:tr w:rsidR="000A0ED7" w14:paraId="6849FD8C" w14:textId="77777777" w:rsidTr="000A0ED7">
        <w:tc>
          <w:tcPr>
            <w:tcW w:w="1604" w:type="dxa"/>
          </w:tcPr>
          <w:p w14:paraId="0C67E715" w14:textId="77777777" w:rsidR="000A0ED7" w:rsidRDefault="000A0ED7" w:rsidP="002F4E1A">
            <w:pPr>
              <w:ind w:left="0"/>
            </w:pPr>
          </w:p>
          <w:p w14:paraId="02B16092" w14:textId="24B344EC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69D267A0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47DE53DF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37446E53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57493799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2EE6D36E" w14:textId="77777777" w:rsidR="000A0ED7" w:rsidRDefault="000A0ED7" w:rsidP="002F4E1A">
            <w:pPr>
              <w:ind w:left="0"/>
            </w:pPr>
          </w:p>
        </w:tc>
      </w:tr>
      <w:tr w:rsidR="000A0ED7" w14:paraId="6DC2C5D2" w14:textId="77777777" w:rsidTr="000A0ED7">
        <w:tc>
          <w:tcPr>
            <w:tcW w:w="1604" w:type="dxa"/>
          </w:tcPr>
          <w:p w14:paraId="158438DB" w14:textId="77777777" w:rsidR="000A0ED7" w:rsidRDefault="000A0ED7" w:rsidP="002F4E1A">
            <w:pPr>
              <w:ind w:left="0"/>
            </w:pPr>
          </w:p>
          <w:p w14:paraId="7990D4D9" w14:textId="0918BFD6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444285BD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471175B5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03DD76A0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621C91BE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7D101A02" w14:textId="77777777" w:rsidR="000A0ED7" w:rsidRDefault="000A0ED7" w:rsidP="002F4E1A">
            <w:pPr>
              <w:ind w:left="0"/>
            </w:pPr>
          </w:p>
        </w:tc>
      </w:tr>
      <w:tr w:rsidR="000A0ED7" w14:paraId="45F270EA" w14:textId="77777777" w:rsidTr="000A0ED7">
        <w:tc>
          <w:tcPr>
            <w:tcW w:w="1604" w:type="dxa"/>
          </w:tcPr>
          <w:p w14:paraId="07214C93" w14:textId="77777777" w:rsidR="000A0ED7" w:rsidRDefault="000A0ED7" w:rsidP="002F4E1A">
            <w:pPr>
              <w:ind w:left="0"/>
            </w:pPr>
          </w:p>
          <w:p w14:paraId="642BF64F" w14:textId="0C85E14F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059519A2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440502AA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0F44110C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414EB24E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031B35FA" w14:textId="77777777" w:rsidR="000A0ED7" w:rsidRDefault="000A0ED7" w:rsidP="002F4E1A">
            <w:pPr>
              <w:ind w:left="0"/>
            </w:pPr>
          </w:p>
        </w:tc>
      </w:tr>
      <w:tr w:rsidR="000A0ED7" w14:paraId="426B6B46" w14:textId="77777777" w:rsidTr="000A0ED7">
        <w:tc>
          <w:tcPr>
            <w:tcW w:w="1604" w:type="dxa"/>
          </w:tcPr>
          <w:p w14:paraId="7FE27054" w14:textId="77777777" w:rsidR="000A0ED7" w:rsidRDefault="000A0ED7" w:rsidP="002F4E1A">
            <w:pPr>
              <w:ind w:left="0"/>
            </w:pPr>
          </w:p>
          <w:p w14:paraId="00E2AA97" w14:textId="238351B6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12B7045A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122EAB98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23799C5B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0B701EC0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675852C0" w14:textId="77777777" w:rsidR="000A0ED7" w:rsidRDefault="000A0ED7" w:rsidP="002F4E1A">
            <w:pPr>
              <w:ind w:left="0"/>
            </w:pPr>
          </w:p>
        </w:tc>
      </w:tr>
      <w:tr w:rsidR="000A0ED7" w14:paraId="76722C5F" w14:textId="77777777" w:rsidTr="000A0ED7">
        <w:tc>
          <w:tcPr>
            <w:tcW w:w="1604" w:type="dxa"/>
          </w:tcPr>
          <w:p w14:paraId="677F1800" w14:textId="77777777" w:rsidR="000A0ED7" w:rsidRDefault="000A0ED7" w:rsidP="002F4E1A">
            <w:pPr>
              <w:ind w:left="0"/>
            </w:pPr>
          </w:p>
          <w:p w14:paraId="2DFF4495" w14:textId="2CFC5614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34F6CE0A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7B4B1B2A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0B5E09AE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31A60F96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4AB0A9E2" w14:textId="77777777" w:rsidR="000A0ED7" w:rsidRDefault="000A0ED7" w:rsidP="002F4E1A">
            <w:pPr>
              <w:ind w:left="0"/>
            </w:pPr>
          </w:p>
        </w:tc>
      </w:tr>
      <w:tr w:rsidR="000A0ED7" w14:paraId="40581269" w14:textId="77777777" w:rsidTr="000A0ED7">
        <w:tc>
          <w:tcPr>
            <w:tcW w:w="1604" w:type="dxa"/>
          </w:tcPr>
          <w:p w14:paraId="5C1E96C2" w14:textId="77777777" w:rsidR="000A0ED7" w:rsidRDefault="000A0ED7" w:rsidP="002F4E1A">
            <w:pPr>
              <w:ind w:left="0"/>
            </w:pPr>
          </w:p>
          <w:p w14:paraId="151D4096" w14:textId="11C8B6EF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1E436893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1B0F9E14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41303477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715992D8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14634B9A" w14:textId="77777777" w:rsidR="000A0ED7" w:rsidRDefault="000A0ED7" w:rsidP="002F4E1A">
            <w:pPr>
              <w:ind w:left="0"/>
            </w:pPr>
          </w:p>
        </w:tc>
      </w:tr>
      <w:tr w:rsidR="000A0ED7" w14:paraId="4F6C8EFA" w14:textId="77777777" w:rsidTr="000A0ED7">
        <w:tc>
          <w:tcPr>
            <w:tcW w:w="1604" w:type="dxa"/>
          </w:tcPr>
          <w:p w14:paraId="09CC212C" w14:textId="77777777" w:rsidR="000A0ED7" w:rsidRDefault="000A0ED7" w:rsidP="002F4E1A">
            <w:pPr>
              <w:ind w:left="0"/>
            </w:pPr>
          </w:p>
          <w:p w14:paraId="74819A43" w14:textId="1C8A8990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2B080456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6D9B24CA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73DF5982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5A79C171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0BFEF794" w14:textId="77777777" w:rsidR="000A0ED7" w:rsidRDefault="000A0ED7" w:rsidP="002F4E1A">
            <w:pPr>
              <w:ind w:left="0"/>
            </w:pPr>
          </w:p>
        </w:tc>
      </w:tr>
      <w:tr w:rsidR="000A0ED7" w14:paraId="2A96E1DA" w14:textId="77777777" w:rsidTr="000A0ED7">
        <w:tc>
          <w:tcPr>
            <w:tcW w:w="1604" w:type="dxa"/>
          </w:tcPr>
          <w:p w14:paraId="6BBEB4EB" w14:textId="77777777" w:rsidR="000A0ED7" w:rsidRDefault="000A0ED7" w:rsidP="002F4E1A">
            <w:pPr>
              <w:ind w:left="0"/>
            </w:pPr>
          </w:p>
          <w:p w14:paraId="25E8226E" w14:textId="7963263C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557DAB61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512484C6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01068649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725A56A3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0EBAAD4B" w14:textId="77777777" w:rsidR="000A0ED7" w:rsidRDefault="000A0ED7" w:rsidP="002F4E1A">
            <w:pPr>
              <w:ind w:left="0"/>
            </w:pPr>
          </w:p>
        </w:tc>
      </w:tr>
      <w:tr w:rsidR="000A0ED7" w14:paraId="7CBDF671" w14:textId="77777777" w:rsidTr="000A0ED7">
        <w:tc>
          <w:tcPr>
            <w:tcW w:w="1604" w:type="dxa"/>
          </w:tcPr>
          <w:p w14:paraId="203A481B" w14:textId="77777777" w:rsidR="000A0ED7" w:rsidRDefault="000A0ED7" w:rsidP="002F4E1A">
            <w:pPr>
              <w:ind w:left="0"/>
            </w:pPr>
          </w:p>
          <w:p w14:paraId="0629E028" w14:textId="1EA44D68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0F8903EC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166840B7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38876700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3D873F85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089CA6F7" w14:textId="77777777" w:rsidR="000A0ED7" w:rsidRDefault="000A0ED7" w:rsidP="002F4E1A">
            <w:pPr>
              <w:ind w:left="0"/>
            </w:pPr>
          </w:p>
        </w:tc>
      </w:tr>
      <w:tr w:rsidR="000A0ED7" w14:paraId="4A15ABB9" w14:textId="77777777" w:rsidTr="000A0ED7">
        <w:tc>
          <w:tcPr>
            <w:tcW w:w="1604" w:type="dxa"/>
          </w:tcPr>
          <w:p w14:paraId="3B7EE373" w14:textId="77777777" w:rsidR="000A0ED7" w:rsidRDefault="000A0ED7" w:rsidP="002F4E1A">
            <w:pPr>
              <w:ind w:left="0"/>
            </w:pPr>
          </w:p>
          <w:p w14:paraId="62342E49" w14:textId="3C69A229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06E099D7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717A6F1F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0105E3F0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5A062269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38630723" w14:textId="77777777" w:rsidR="000A0ED7" w:rsidRDefault="000A0ED7" w:rsidP="002F4E1A">
            <w:pPr>
              <w:ind w:left="0"/>
            </w:pPr>
          </w:p>
        </w:tc>
      </w:tr>
      <w:tr w:rsidR="000A0ED7" w14:paraId="41D27416" w14:textId="77777777" w:rsidTr="000A0ED7">
        <w:tc>
          <w:tcPr>
            <w:tcW w:w="1604" w:type="dxa"/>
          </w:tcPr>
          <w:p w14:paraId="6F69420C" w14:textId="77777777" w:rsidR="000A0ED7" w:rsidRDefault="000A0ED7" w:rsidP="002F4E1A">
            <w:pPr>
              <w:ind w:left="0"/>
            </w:pPr>
          </w:p>
          <w:p w14:paraId="17584ADF" w14:textId="41BC49D5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313D129F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0F002DCA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14E95190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55EAB71C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287F970C" w14:textId="77777777" w:rsidR="000A0ED7" w:rsidRDefault="000A0ED7" w:rsidP="002F4E1A">
            <w:pPr>
              <w:ind w:left="0"/>
            </w:pPr>
          </w:p>
        </w:tc>
      </w:tr>
      <w:tr w:rsidR="000A0ED7" w14:paraId="7D007457" w14:textId="77777777" w:rsidTr="000A0ED7">
        <w:tc>
          <w:tcPr>
            <w:tcW w:w="1604" w:type="dxa"/>
          </w:tcPr>
          <w:p w14:paraId="59719EE0" w14:textId="77777777" w:rsidR="000A0ED7" w:rsidRDefault="000A0ED7" w:rsidP="002F4E1A">
            <w:pPr>
              <w:ind w:left="0"/>
            </w:pPr>
          </w:p>
          <w:p w14:paraId="113A5994" w14:textId="157C37B4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068B37E5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25EBF75A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687D0325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1EEE9F46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43610B6F" w14:textId="77777777" w:rsidR="000A0ED7" w:rsidRDefault="000A0ED7" w:rsidP="002F4E1A">
            <w:pPr>
              <w:ind w:left="0"/>
            </w:pPr>
          </w:p>
        </w:tc>
      </w:tr>
      <w:tr w:rsidR="000A0ED7" w14:paraId="6D2DFEF2" w14:textId="77777777" w:rsidTr="000A0ED7">
        <w:tc>
          <w:tcPr>
            <w:tcW w:w="1604" w:type="dxa"/>
          </w:tcPr>
          <w:p w14:paraId="77D49F21" w14:textId="77777777" w:rsidR="000A0ED7" w:rsidRDefault="000A0ED7" w:rsidP="002F4E1A">
            <w:pPr>
              <w:ind w:left="0"/>
            </w:pPr>
          </w:p>
          <w:p w14:paraId="305102F0" w14:textId="189A7058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2EEA75C0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73B401F1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5BBB676C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3F7B713A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7DB3937C" w14:textId="77777777" w:rsidR="000A0ED7" w:rsidRDefault="000A0ED7" w:rsidP="002F4E1A">
            <w:pPr>
              <w:ind w:left="0"/>
            </w:pPr>
          </w:p>
        </w:tc>
      </w:tr>
      <w:tr w:rsidR="000A0ED7" w14:paraId="07B3AAE8" w14:textId="77777777" w:rsidTr="000A0ED7">
        <w:tc>
          <w:tcPr>
            <w:tcW w:w="1604" w:type="dxa"/>
          </w:tcPr>
          <w:p w14:paraId="0D233EF9" w14:textId="77777777" w:rsidR="000A0ED7" w:rsidRDefault="000A0ED7" w:rsidP="002F4E1A">
            <w:pPr>
              <w:ind w:left="0"/>
            </w:pPr>
          </w:p>
          <w:p w14:paraId="14E39223" w14:textId="12B03663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796A1237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7549CF73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2BA85834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744C8C3E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37AD200F" w14:textId="77777777" w:rsidR="000A0ED7" w:rsidRDefault="000A0ED7" w:rsidP="002F4E1A">
            <w:pPr>
              <w:ind w:left="0"/>
            </w:pPr>
          </w:p>
        </w:tc>
      </w:tr>
      <w:tr w:rsidR="000A0ED7" w14:paraId="2F16A6C1" w14:textId="77777777" w:rsidTr="000A0ED7">
        <w:tc>
          <w:tcPr>
            <w:tcW w:w="1604" w:type="dxa"/>
          </w:tcPr>
          <w:p w14:paraId="35040B11" w14:textId="77777777" w:rsidR="000A0ED7" w:rsidRDefault="000A0ED7" w:rsidP="002F4E1A">
            <w:pPr>
              <w:ind w:left="0"/>
            </w:pPr>
          </w:p>
          <w:p w14:paraId="3E08D04D" w14:textId="13080066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732BEFB0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77972B58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7D66CB45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6B912374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3A0A100D" w14:textId="77777777" w:rsidR="000A0ED7" w:rsidRDefault="000A0ED7" w:rsidP="002F4E1A">
            <w:pPr>
              <w:ind w:left="0"/>
            </w:pPr>
          </w:p>
        </w:tc>
      </w:tr>
      <w:tr w:rsidR="000A0ED7" w14:paraId="24EEC5A7" w14:textId="77777777" w:rsidTr="000A0ED7">
        <w:tc>
          <w:tcPr>
            <w:tcW w:w="1604" w:type="dxa"/>
          </w:tcPr>
          <w:p w14:paraId="5768ACC7" w14:textId="77777777" w:rsidR="000A0ED7" w:rsidRDefault="000A0ED7" w:rsidP="002F4E1A">
            <w:pPr>
              <w:ind w:left="0"/>
            </w:pPr>
          </w:p>
          <w:p w14:paraId="646CFB1F" w14:textId="77216690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43EACC12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21A3B964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210BE58E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60724336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1A896B86" w14:textId="77777777" w:rsidR="000A0ED7" w:rsidRDefault="000A0ED7" w:rsidP="002F4E1A">
            <w:pPr>
              <w:ind w:left="0"/>
            </w:pPr>
          </w:p>
        </w:tc>
      </w:tr>
      <w:tr w:rsidR="000A0ED7" w14:paraId="421BA5AE" w14:textId="77777777" w:rsidTr="000A0ED7">
        <w:tc>
          <w:tcPr>
            <w:tcW w:w="1604" w:type="dxa"/>
          </w:tcPr>
          <w:p w14:paraId="28B5E39D" w14:textId="77777777" w:rsidR="000A0ED7" w:rsidRDefault="000A0ED7" w:rsidP="002F4E1A">
            <w:pPr>
              <w:ind w:left="0"/>
            </w:pPr>
          </w:p>
          <w:p w14:paraId="47FB90D5" w14:textId="39AFCF71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18F00FC0" w14:textId="77777777" w:rsidR="000A0ED7" w:rsidRDefault="000A0ED7" w:rsidP="002F4E1A">
            <w:pPr>
              <w:ind w:left="0"/>
            </w:pPr>
          </w:p>
        </w:tc>
        <w:tc>
          <w:tcPr>
            <w:tcW w:w="1604" w:type="dxa"/>
          </w:tcPr>
          <w:p w14:paraId="4C990075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24B35BD3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0FD686E5" w14:textId="77777777" w:rsidR="000A0ED7" w:rsidRDefault="000A0ED7" w:rsidP="002F4E1A">
            <w:pPr>
              <w:ind w:left="0"/>
            </w:pPr>
          </w:p>
        </w:tc>
        <w:tc>
          <w:tcPr>
            <w:tcW w:w="1605" w:type="dxa"/>
          </w:tcPr>
          <w:p w14:paraId="3401BF7B" w14:textId="77777777" w:rsidR="000A0ED7" w:rsidRDefault="000A0ED7" w:rsidP="002F4E1A">
            <w:pPr>
              <w:ind w:left="0"/>
            </w:pPr>
          </w:p>
        </w:tc>
      </w:tr>
    </w:tbl>
    <w:p w14:paraId="6E5D1544" w14:textId="77777777" w:rsidR="002F4E1A" w:rsidRPr="002F4E1A" w:rsidRDefault="002F4E1A" w:rsidP="002F4E1A"/>
    <w:p w14:paraId="02F2650E" w14:textId="77777777" w:rsidR="000A0ED7" w:rsidRDefault="000A0ED7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  <w:sectPr w:rsidR="000A0ED7" w:rsidSect="000A0ED7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7CE721FA" w14:textId="0F22458A" w:rsidR="000A0ED7" w:rsidRDefault="000A0ED7" w:rsidP="000A0ED7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1" w:name="_Toc222312096"/>
      <w:r>
        <w:rPr>
          <w:rFonts w:ascii="Times New Roman" w:hAnsi="Times New Roman" w:cs="Times New Roman"/>
        </w:rPr>
        <w:lastRenderedPageBreak/>
        <w:t xml:space="preserve">Приложение </w:t>
      </w:r>
      <w:r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</w:rPr>
        <w:t xml:space="preserve">. </w:t>
      </w:r>
      <w:r w:rsidRPr="002F4E1A">
        <w:rPr>
          <w:rFonts w:ascii="Times New Roman" w:hAnsi="Times New Roman" w:cs="Times New Roman"/>
        </w:rPr>
        <w:t>Журнал прихода нефтепродуктов</w:t>
      </w:r>
      <w:bookmarkEnd w:id="91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"/>
        <w:gridCol w:w="842"/>
        <w:gridCol w:w="980"/>
        <w:gridCol w:w="2264"/>
        <w:gridCol w:w="1097"/>
        <w:gridCol w:w="1262"/>
        <w:gridCol w:w="1521"/>
        <w:gridCol w:w="1256"/>
        <w:gridCol w:w="1424"/>
        <w:gridCol w:w="1099"/>
        <w:gridCol w:w="1262"/>
      </w:tblGrid>
      <w:tr w:rsidR="000A0ED7" w:rsidRPr="002F4E1A" w14:paraId="5C9CE586" w14:textId="77777777" w:rsidTr="00204396">
        <w:trPr>
          <w:cantSplit/>
          <w:trHeight w:val="1413"/>
        </w:trPr>
        <w:tc>
          <w:tcPr>
            <w:tcW w:w="948" w:type="dxa"/>
            <w:shd w:val="clear" w:color="auto" w:fill="auto"/>
            <w:vAlign w:val="center"/>
          </w:tcPr>
          <w:p w14:paraId="4A0F5E4B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Дата</w:t>
            </w:r>
          </w:p>
        </w:tc>
        <w:tc>
          <w:tcPr>
            <w:tcW w:w="850" w:type="dxa"/>
            <w:shd w:val="clear" w:color="auto" w:fill="auto"/>
            <w:textDirection w:val="btLr"/>
            <w:vAlign w:val="center"/>
          </w:tcPr>
          <w:p w14:paraId="4AA1416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113" w:right="113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№ емкости</w:t>
            </w:r>
          </w:p>
        </w:tc>
        <w:tc>
          <w:tcPr>
            <w:tcW w:w="992" w:type="dxa"/>
            <w:shd w:val="clear" w:color="auto" w:fill="auto"/>
            <w:textDirection w:val="btLr"/>
            <w:vAlign w:val="center"/>
          </w:tcPr>
          <w:p w14:paraId="2757FF2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113" w:right="113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№ накладной</w:t>
            </w:r>
          </w:p>
        </w:tc>
        <w:tc>
          <w:tcPr>
            <w:tcW w:w="2299" w:type="dxa"/>
            <w:shd w:val="clear" w:color="auto" w:fill="auto"/>
            <w:vAlign w:val="center"/>
          </w:tcPr>
          <w:p w14:paraId="75E4BEC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Ф.И.О. водителя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6378C8C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Время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BBD336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Вид ГСМ</w:t>
            </w:r>
          </w:p>
        </w:tc>
        <w:tc>
          <w:tcPr>
            <w:tcW w:w="1542" w:type="dxa"/>
            <w:shd w:val="clear" w:color="auto" w:fill="auto"/>
            <w:vAlign w:val="center"/>
          </w:tcPr>
          <w:p w14:paraId="5FA292AF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Поставщик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7AE23C2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№ авто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5429C82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Масса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61F07E45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Груз сдал</w:t>
            </w:r>
          </w:p>
        </w:tc>
        <w:tc>
          <w:tcPr>
            <w:tcW w:w="1277" w:type="dxa"/>
            <w:shd w:val="clear" w:color="auto" w:fill="auto"/>
            <w:vAlign w:val="center"/>
          </w:tcPr>
          <w:p w14:paraId="622911C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2F4E1A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Груз принял</w:t>
            </w:r>
          </w:p>
        </w:tc>
      </w:tr>
      <w:tr w:rsidR="000A0ED7" w:rsidRPr="002F4E1A" w14:paraId="7080FE4A" w14:textId="77777777" w:rsidTr="00204396">
        <w:tc>
          <w:tcPr>
            <w:tcW w:w="948" w:type="dxa"/>
            <w:shd w:val="clear" w:color="auto" w:fill="auto"/>
          </w:tcPr>
          <w:p w14:paraId="0A1E2FC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431BC6E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1BAB3F9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13B2BD3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4B111C5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6A7985D4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53100DC0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29EC62A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6C90993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025203C9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1F67E9C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6B4E843A" w14:textId="77777777" w:rsidTr="00204396">
        <w:tc>
          <w:tcPr>
            <w:tcW w:w="948" w:type="dxa"/>
            <w:shd w:val="clear" w:color="auto" w:fill="auto"/>
          </w:tcPr>
          <w:p w14:paraId="1FA8632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19F0BC3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4370624B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49779D74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0CE04C8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13E575C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64E4CBE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386F50F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218294E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29968AE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0F5C845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77A0ECAC" w14:textId="77777777" w:rsidTr="00204396">
        <w:tc>
          <w:tcPr>
            <w:tcW w:w="948" w:type="dxa"/>
            <w:shd w:val="clear" w:color="auto" w:fill="auto"/>
          </w:tcPr>
          <w:p w14:paraId="3E3397D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5C55B740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5F63F46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18A411A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6946CFCB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5C9E968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4B02B06F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41376CE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065A17A4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49499EC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285C4A7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6D1C85FA" w14:textId="77777777" w:rsidTr="00204396">
        <w:tc>
          <w:tcPr>
            <w:tcW w:w="948" w:type="dxa"/>
            <w:shd w:val="clear" w:color="auto" w:fill="auto"/>
          </w:tcPr>
          <w:p w14:paraId="73A48CF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0AC039E5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0B79C429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596714B0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62917BD4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02485055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2B3E77F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168D033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3AC1469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23BD36F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2CF27919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5F8B4254" w14:textId="77777777" w:rsidTr="00204396">
        <w:tc>
          <w:tcPr>
            <w:tcW w:w="948" w:type="dxa"/>
            <w:shd w:val="clear" w:color="auto" w:fill="auto"/>
          </w:tcPr>
          <w:p w14:paraId="7A4CB61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6BF35EC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72872BC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46A7D334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2F5E3E3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4D86ADE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42C99D6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4BA769C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7090F0F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037859F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3B2041DB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06FE2F69" w14:textId="77777777" w:rsidTr="00204396">
        <w:tc>
          <w:tcPr>
            <w:tcW w:w="948" w:type="dxa"/>
            <w:shd w:val="clear" w:color="auto" w:fill="auto"/>
          </w:tcPr>
          <w:p w14:paraId="7C7C6D3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4C7631D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6D61F52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62074F15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4D71B829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1EB2ED70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514BB4C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6063475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5BB53AB5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529A2AF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7F7001B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32000339" w14:textId="77777777" w:rsidTr="00204396">
        <w:tc>
          <w:tcPr>
            <w:tcW w:w="948" w:type="dxa"/>
            <w:shd w:val="clear" w:color="auto" w:fill="auto"/>
          </w:tcPr>
          <w:p w14:paraId="606D7A8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63026D66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6F2BD285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7F382AC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28CF0FA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2A986C6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3482C8F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18646BA6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5F827075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2A21185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52AF814B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072A719E" w14:textId="77777777" w:rsidTr="00204396">
        <w:tc>
          <w:tcPr>
            <w:tcW w:w="948" w:type="dxa"/>
            <w:shd w:val="clear" w:color="auto" w:fill="auto"/>
          </w:tcPr>
          <w:p w14:paraId="4588678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1CF8FE10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173778F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46295F3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3C35E079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79F15D9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3BA06FA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14E9299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4FECAB3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457058E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020EA70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42BA6D06" w14:textId="77777777" w:rsidTr="00204396">
        <w:tc>
          <w:tcPr>
            <w:tcW w:w="948" w:type="dxa"/>
            <w:shd w:val="clear" w:color="auto" w:fill="auto"/>
          </w:tcPr>
          <w:p w14:paraId="0255651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2114C22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3469E8D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5E16FF76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33532CE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18EE8E5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12D81D3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07E6816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30FE465F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25DE861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64CA5F64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27DC0F74" w14:textId="77777777" w:rsidTr="00204396">
        <w:tc>
          <w:tcPr>
            <w:tcW w:w="948" w:type="dxa"/>
            <w:shd w:val="clear" w:color="auto" w:fill="auto"/>
          </w:tcPr>
          <w:p w14:paraId="04F5560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52F1EBA9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25EA972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33B6589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75715804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184A966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0077C3B6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0D9BC0A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2B39E47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66FD7D0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25B18F8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3E80C5EA" w14:textId="77777777" w:rsidTr="00204396">
        <w:tc>
          <w:tcPr>
            <w:tcW w:w="948" w:type="dxa"/>
            <w:shd w:val="clear" w:color="auto" w:fill="auto"/>
          </w:tcPr>
          <w:p w14:paraId="40498DB6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60CE5E46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6803977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6CD7A479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27CD9EC9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16513CF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459DAA0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4C917D0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04765A40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4B710185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495434F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7A35BA89" w14:textId="77777777" w:rsidTr="00204396">
        <w:tc>
          <w:tcPr>
            <w:tcW w:w="948" w:type="dxa"/>
            <w:shd w:val="clear" w:color="auto" w:fill="auto"/>
          </w:tcPr>
          <w:p w14:paraId="6D358835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39B7502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488B3F49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2107C02B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4163F3A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328668A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696A214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278C046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41929CB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30921D00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706F55A6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3AA57A2B" w14:textId="77777777" w:rsidTr="00204396">
        <w:tc>
          <w:tcPr>
            <w:tcW w:w="948" w:type="dxa"/>
            <w:shd w:val="clear" w:color="auto" w:fill="auto"/>
          </w:tcPr>
          <w:p w14:paraId="7A42161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5455BDE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7864240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34C644AF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3545AD0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4D0C2CB4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671BC796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2FC4A94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269FA05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54D76B1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67336B3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620EDFC8" w14:textId="77777777" w:rsidTr="00204396">
        <w:tc>
          <w:tcPr>
            <w:tcW w:w="948" w:type="dxa"/>
            <w:shd w:val="clear" w:color="auto" w:fill="auto"/>
          </w:tcPr>
          <w:p w14:paraId="794CA540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0C6C7C1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38E1514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36F8D3B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02DFA832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594431E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283C079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21FB5EE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4374AF3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6E72AF0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40B104B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282681DB" w14:textId="77777777" w:rsidTr="00204396">
        <w:tc>
          <w:tcPr>
            <w:tcW w:w="948" w:type="dxa"/>
            <w:shd w:val="clear" w:color="auto" w:fill="auto"/>
          </w:tcPr>
          <w:p w14:paraId="6FABECCC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31A8329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1CA994AA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30B8EE0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418FC208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431377AF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5CE3590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18DC37D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53561C9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2993107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09EB6FA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0A0ED7" w:rsidRPr="002F4E1A" w14:paraId="20CC0EA3" w14:textId="77777777" w:rsidTr="00204396">
        <w:tc>
          <w:tcPr>
            <w:tcW w:w="948" w:type="dxa"/>
            <w:shd w:val="clear" w:color="auto" w:fill="auto"/>
          </w:tcPr>
          <w:p w14:paraId="68506687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50" w:type="dxa"/>
            <w:shd w:val="clear" w:color="auto" w:fill="auto"/>
          </w:tcPr>
          <w:p w14:paraId="6F7A3D2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3F89FC61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99" w:type="dxa"/>
            <w:shd w:val="clear" w:color="auto" w:fill="auto"/>
          </w:tcPr>
          <w:p w14:paraId="2BA3FA05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03" w:type="dxa"/>
            <w:shd w:val="clear" w:color="auto" w:fill="auto"/>
          </w:tcPr>
          <w:p w14:paraId="4CBB510E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14:paraId="49216B9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542" w:type="dxa"/>
            <w:shd w:val="clear" w:color="auto" w:fill="auto"/>
          </w:tcPr>
          <w:p w14:paraId="222A4499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2" w:type="dxa"/>
            <w:shd w:val="clear" w:color="auto" w:fill="auto"/>
          </w:tcPr>
          <w:p w14:paraId="4A965DE6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39" w:type="dxa"/>
            <w:shd w:val="clear" w:color="auto" w:fill="auto"/>
          </w:tcPr>
          <w:p w14:paraId="059D22DD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110" w:type="dxa"/>
            <w:shd w:val="clear" w:color="auto" w:fill="auto"/>
          </w:tcPr>
          <w:p w14:paraId="784F37BF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277" w:type="dxa"/>
            <w:shd w:val="clear" w:color="auto" w:fill="auto"/>
          </w:tcPr>
          <w:p w14:paraId="121A94D3" w14:textId="77777777" w:rsidR="000A0ED7" w:rsidRPr="002F4E1A" w:rsidRDefault="000A0ED7" w:rsidP="00204396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</w:tbl>
    <w:p w14:paraId="00833B59" w14:textId="77777777" w:rsidR="008B560E" w:rsidRDefault="008B560E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  <w:sectPr w:rsidR="008B560E" w:rsidSect="002F4E1A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52F8EA67" w14:textId="14B75A05" w:rsidR="008B560E" w:rsidRPr="000B2A2C" w:rsidRDefault="008B560E" w:rsidP="008B560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2" w:name="_Toc222312097"/>
      <w:r>
        <w:rPr>
          <w:rFonts w:ascii="Times New Roman" w:hAnsi="Times New Roman" w:cs="Times New Roman"/>
        </w:rPr>
        <w:lastRenderedPageBreak/>
        <w:t xml:space="preserve">Приложение </w:t>
      </w:r>
      <w:r w:rsidR="000A0ED7" w:rsidRPr="008605D4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. </w:t>
      </w:r>
      <w:r w:rsidR="002F4E1A">
        <w:rPr>
          <w:rFonts w:ascii="Times New Roman" w:hAnsi="Times New Roman" w:cs="Times New Roman"/>
        </w:rPr>
        <w:t>Журнал учета плотности, температуры и уровня топлива</w:t>
      </w:r>
      <w:bookmarkEnd w:id="92"/>
    </w:p>
    <w:p w14:paraId="3245409E" w14:textId="3C628D2F" w:rsidR="008B560E" w:rsidRDefault="008B560E" w:rsidP="008B560E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3D15644B" w14:textId="76192073" w:rsidR="002F4E1A" w:rsidRPr="002F4E1A" w:rsidRDefault="002F4E1A" w:rsidP="002F4E1A">
      <w:pPr>
        <w:widowControl w:val="0"/>
        <w:suppressAutoHyphens w:val="0"/>
        <w:spacing w:after="0" w:line="360" w:lineRule="auto"/>
        <w:ind w:left="0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2F4E1A">
        <w:rPr>
          <w:rFonts w:ascii="Times New Roman" w:eastAsia="Calibri" w:hAnsi="Times New Roman"/>
          <w:sz w:val="28"/>
          <w:szCs w:val="28"/>
          <w:lang w:eastAsia="en-US"/>
        </w:rPr>
        <w:t>Журнал учета плотности</w:t>
      </w:r>
      <w:r>
        <w:rPr>
          <w:rFonts w:ascii="Times New Roman" w:eastAsia="Calibri" w:hAnsi="Times New Roman"/>
          <w:sz w:val="28"/>
          <w:szCs w:val="28"/>
          <w:lang w:eastAsia="en-US"/>
        </w:rPr>
        <w:t>,</w:t>
      </w:r>
      <w:r w:rsidRPr="002F4E1A">
        <w:rPr>
          <w:rFonts w:ascii="Times New Roman" w:eastAsia="Calibri" w:hAnsi="Times New Roman"/>
          <w:sz w:val="28"/>
          <w:szCs w:val="28"/>
          <w:lang w:eastAsia="en-US"/>
        </w:rPr>
        <w:t xml:space="preserve"> температуры </w:t>
      </w:r>
      <w:r>
        <w:rPr>
          <w:rFonts w:ascii="Times New Roman" w:eastAsia="Calibri" w:hAnsi="Times New Roman"/>
          <w:sz w:val="28"/>
          <w:szCs w:val="28"/>
          <w:lang w:eastAsia="en-US"/>
        </w:rPr>
        <w:t>и уровня топлива</w:t>
      </w:r>
    </w:p>
    <w:p w14:paraId="78B56CCE" w14:textId="77777777" w:rsidR="002F4E1A" w:rsidRPr="002F4E1A" w:rsidRDefault="002F4E1A" w:rsidP="002F4E1A">
      <w:pPr>
        <w:widowControl w:val="0"/>
        <w:suppressAutoHyphens w:val="0"/>
        <w:spacing w:after="0" w:line="360" w:lineRule="auto"/>
        <w:ind w:left="0"/>
        <w:jc w:val="left"/>
        <w:rPr>
          <w:rFonts w:ascii="Times New Roman" w:eastAsia="Calibri" w:hAnsi="Times New Roman"/>
          <w:b/>
          <w:bCs/>
          <w:szCs w:val="20"/>
          <w:lang w:eastAsia="en-US"/>
        </w:rPr>
      </w:pPr>
      <w:r w:rsidRPr="002F4E1A">
        <w:rPr>
          <w:rFonts w:ascii="Times New Roman" w:eastAsia="Calibri" w:hAnsi="Times New Roman"/>
          <w:b/>
          <w:bCs/>
          <w:szCs w:val="20"/>
          <w:lang w:eastAsia="en-US"/>
        </w:rPr>
        <w:t>Наименование нефтепродукта________________________________________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"/>
        <w:gridCol w:w="1003"/>
        <w:gridCol w:w="1013"/>
        <w:gridCol w:w="1130"/>
        <w:gridCol w:w="1214"/>
        <w:gridCol w:w="1344"/>
        <w:gridCol w:w="1013"/>
        <w:gridCol w:w="1134"/>
        <w:gridCol w:w="1214"/>
        <w:gridCol w:w="1344"/>
        <w:gridCol w:w="1181"/>
        <w:gridCol w:w="1020"/>
        <w:gridCol w:w="1081"/>
      </w:tblGrid>
      <w:tr w:rsidR="00A81891" w:rsidRPr="002F4E1A" w14:paraId="54AC8C59" w14:textId="77777777" w:rsidTr="00A81891">
        <w:tc>
          <w:tcPr>
            <w:tcW w:w="977" w:type="dxa"/>
            <w:vMerge w:val="restart"/>
            <w:shd w:val="clear" w:color="auto" w:fill="auto"/>
            <w:vAlign w:val="center"/>
          </w:tcPr>
          <w:p w14:paraId="631C19B0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Дата замера</w:t>
            </w:r>
          </w:p>
        </w:tc>
        <w:tc>
          <w:tcPr>
            <w:tcW w:w="1003" w:type="dxa"/>
            <w:vMerge w:val="restart"/>
            <w:shd w:val="clear" w:color="auto" w:fill="auto"/>
            <w:vAlign w:val="center"/>
          </w:tcPr>
          <w:p w14:paraId="481262B5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Номер емкости</w:t>
            </w:r>
          </w:p>
        </w:tc>
        <w:tc>
          <w:tcPr>
            <w:tcW w:w="4701" w:type="dxa"/>
            <w:gridSpan w:val="4"/>
          </w:tcPr>
          <w:p w14:paraId="04619791" w14:textId="663F360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Замер 1</w:t>
            </w:r>
          </w:p>
        </w:tc>
        <w:tc>
          <w:tcPr>
            <w:tcW w:w="4705" w:type="dxa"/>
            <w:gridSpan w:val="4"/>
          </w:tcPr>
          <w:p w14:paraId="2F00590A" w14:textId="0AF9E413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Замер 2</w:t>
            </w:r>
          </w:p>
        </w:tc>
        <w:tc>
          <w:tcPr>
            <w:tcW w:w="1181" w:type="dxa"/>
            <w:vMerge w:val="restart"/>
            <w:shd w:val="clear" w:color="auto" w:fill="auto"/>
            <w:vAlign w:val="center"/>
          </w:tcPr>
          <w:p w14:paraId="3B64936C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contextualSpacing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Среднее значение плотности кг/м3</w:t>
            </w:r>
          </w:p>
        </w:tc>
        <w:tc>
          <w:tcPr>
            <w:tcW w:w="1020" w:type="dxa"/>
            <w:vMerge w:val="restart"/>
            <w:vAlign w:val="center"/>
          </w:tcPr>
          <w:p w14:paraId="711691A5" w14:textId="09A4922B" w:rsidR="00A81891" w:rsidRPr="00A81891" w:rsidRDefault="00A81891" w:rsidP="00A81891">
            <w:pPr>
              <w:widowControl w:val="0"/>
              <w:suppressAutoHyphens w:val="0"/>
              <w:spacing w:after="0" w:line="360" w:lineRule="auto"/>
              <w:ind w:left="0"/>
              <w:contextualSpacing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Уровень подтоварной воды</w:t>
            </w:r>
          </w:p>
        </w:tc>
        <w:tc>
          <w:tcPr>
            <w:tcW w:w="1081" w:type="dxa"/>
            <w:vMerge w:val="restart"/>
            <w:shd w:val="clear" w:color="auto" w:fill="auto"/>
            <w:vAlign w:val="center"/>
          </w:tcPr>
          <w:p w14:paraId="1C787851" w14:textId="67E5AC79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contextualSpacing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Подпись МОЛ</w:t>
            </w:r>
          </w:p>
        </w:tc>
      </w:tr>
      <w:tr w:rsidR="00A81891" w:rsidRPr="002F4E1A" w14:paraId="74EE4512" w14:textId="77777777" w:rsidTr="00A81891">
        <w:tc>
          <w:tcPr>
            <w:tcW w:w="977" w:type="dxa"/>
            <w:vMerge/>
            <w:shd w:val="clear" w:color="auto" w:fill="auto"/>
            <w:vAlign w:val="center"/>
          </w:tcPr>
          <w:p w14:paraId="7A9112C3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3" w:type="dxa"/>
            <w:vMerge/>
            <w:shd w:val="clear" w:color="auto" w:fill="auto"/>
            <w:vAlign w:val="center"/>
          </w:tcPr>
          <w:p w14:paraId="2A89BA4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14:paraId="00BBFDF4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Время</w:t>
            </w:r>
          </w:p>
        </w:tc>
        <w:tc>
          <w:tcPr>
            <w:tcW w:w="1130" w:type="dxa"/>
            <w:vAlign w:val="center"/>
          </w:tcPr>
          <w:p w14:paraId="45B0B725" w14:textId="7AF9D157" w:rsidR="00A81891" w:rsidRPr="002F4E1A" w:rsidRDefault="00A818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Уровень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470A2A0B" w14:textId="381B000E" w:rsidR="00A81891" w:rsidRPr="002F4E1A" w:rsidRDefault="00A818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Плотность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6BFBCEDF" w14:textId="77777777" w:rsidR="00A81891" w:rsidRPr="002F4E1A" w:rsidRDefault="00A818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Температура</w:t>
            </w:r>
          </w:p>
        </w:tc>
        <w:tc>
          <w:tcPr>
            <w:tcW w:w="1013" w:type="dxa"/>
            <w:shd w:val="clear" w:color="auto" w:fill="auto"/>
            <w:vAlign w:val="center"/>
          </w:tcPr>
          <w:p w14:paraId="363C3560" w14:textId="77777777" w:rsidR="00A81891" w:rsidRPr="002F4E1A" w:rsidRDefault="00A818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Время</w:t>
            </w:r>
          </w:p>
        </w:tc>
        <w:tc>
          <w:tcPr>
            <w:tcW w:w="1134" w:type="dxa"/>
            <w:vAlign w:val="center"/>
          </w:tcPr>
          <w:p w14:paraId="668EA779" w14:textId="74C9CC60" w:rsidR="00A81891" w:rsidRPr="002F4E1A" w:rsidRDefault="00A818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Уровень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3ED88129" w14:textId="76BDB326" w:rsidR="00A81891" w:rsidRPr="002F4E1A" w:rsidRDefault="00A818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Плотность кг/м3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12DFE135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  <w:r w:rsidRPr="002F4E1A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  <w:t>Температура</w:t>
            </w:r>
          </w:p>
        </w:tc>
        <w:tc>
          <w:tcPr>
            <w:tcW w:w="1181" w:type="dxa"/>
            <w:vMerge/>
            <w:shd w:val="clear" w:color="auto" w:fill="auto"/>
          </w:tcPr>
          <w:p w14:paraId="31CF638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  <w:vMerge/>
          </w:tcPr>
          <w:p w14:paraId="3102EC6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1" w:type="dxa"/>
            <w:vMerge/>
            <w:shd w:val="clear" w:color="auto" w:fill="auto"/>
          </w:tcPr>
          <w:p w14:paraId="7C2A1180" w14:textId="09DE522B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A81891" w:rsidRPr="002F4E1A" w14:paraId="3B89E4A5" w14:textId="77777777" w:rsidTr="00A81891">
        <w:tc>
          <w:tcPr>
            <w:tcW w:w="977" w:type="dxa"/>
            <w:shd w:val="clear" w:color="auto" w:fill="auto"/>
          </w:tcPr>
          <w:p w14:paraId="73DCC131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3" w:type="dxa"/>
            <w:shd w:val="clear" w:color="auto" w:fill="auto"/>
          </w:tcPr>
          <w:p w14:paraId="76EC662A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661852B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</w:tcPr>
          <w:p w14:paraId="6584C5F8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4E2A2141" w14:textId="276EECF2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414A8E3C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643F628B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</w:tcPr>
          <w:p w14:paraId="009E5EE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6EB46B06" w14:textId="09BBB1BD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1A7AC10A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81" w:type="dxa"/>
            <w:shd w:val="clear" w:color="auto" w:fill="auto"/>
          </w:tcPr>
          <w:p w14:paraId="724C59D9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5A67D870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1" w:type="dxa"/>
            <w:shd w:val="clear" w:color="auto" w:fill="auto"/>
          </w:tcPr>
          <w:p w14:paraId="761FC307" w14:textId="5833E869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A81891" w:rsidRPr="002F4E1A" w14:paraId="3BBCB261" w14:textId="77777777" w:rsidTr="00A81891">
        <w:tc>
          <w:tcPr>
            <w:tcW w:w="977" w:type="dxa"/>
            <w:shd w:val="clear" w:color="auto" w:fill="auto"/>
          </w:tcPr>
          <w:p w14:paraId="34156695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3" w:type="dxa"/>
            <w:shd w:val="clear" w:color="auto" w:fill="auto"/>
          </w:tcPr>
          <w:p w14:paraId="340D3766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7A1312A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</w:tcPr>
          <w:p w14:paraId="2348CF4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48BF7F43" w14:textId="31ABB4EE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75820B12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18EFBAA9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</w:tcPr>
          <w:p w14:paraId="0CD09B31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3FD8A875" w14:textId="56AB8315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75C359C8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81" w:type="dxa"/>
            <w:shd w:val="clear" w:color="auto" w:fill="auto"/>
          </w:tcPr>
          <w:p w14:paraId="62584038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2AEE47D3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1" w:type="dxa"/>
            <w:shd w:val="clear" w:color="auto" w:fill="auto"/>
          </w:tcPr>
          <w:p w14:paraId="6EA49A34" w14:textId="5CE727CA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A81891" w:rsidRPr="002F4E1A" w14:paraId="01B9AC49" w14:textId="77777777" w:rsidTr="00A81891">
        <w:tc>
          <w:tcPr>
            <w:tcW w:w="977" w:type="dxa"/>
            <w:shd w:val="clear" w:color="auto" w:fill="auto"/>
          </w:tcPr>
          <w:p w14:paraId="511405E2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3" w:type="dxa"/>
            <w:shd w:val="clear" w:color="auto" w:fill="auto"/>
          </w:tcPr>
          <w:p w14:paraId="0832965B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17BEE013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</w:tcPr>
          <w:p w14:paraId="5028A2D9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10A70987" w14:textId="3B448ED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73254499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77C5A980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</w:tcPr>
          <w:p w14:paraId="2545246B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75048085" w14:textId="39DE6E95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48C3533F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81" w:type="dxa"/>
            <w:shd w:val="clear" w:color="auto" w:fill="auto"/>
          </w:tcPr>
          <w:p w14:paraId="085D6524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2C72AC21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1" w:type="dxa"/>
            <w:shd w:val="clear" w:color="auto" w:fill="auto"/>
          </w:tcPr>
          <w:p w14:paraId="01FDD3F9" w14:textId="12464285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A81891" w:rsidRPr="002F4E1A" w14:paraId="19DA9AB1" w14:textId="77777777" w:rsidTr="00A81891">
        <w:tc>
          <w:tcPr>
            <w:tcW w:w="977" w:type="dxa"/>
            <w:shd w:val="clear" w:color="auto" w:fill="auto"/>
          </w:tcPr>
          <w:p w14:paraId="4B13222C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3" w:type="dxa"/>
            <w:shd w:val="clear" w:color="auto" w:fill="auto"/>
          </w:tcPr>
          <w:p w14:paraId="3812BE8F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42253836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</w:tcPr>
          <w:p w14:paraId="0697F352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28EA354D" w14:textId="41FC4961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3C0BA1F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2551562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</w:tcPr>
          <w:p w14:paraId="685A5DEF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3C62CC57" w14:textId="6892F1FD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35460BF5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81" w:type="dxa"/>
            <w:shd w:val="clear" w:color="auto" w:fill="auto"/>
          </w:tcPr>
          <w:p w14:paraId="5B45947D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7440EA6C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1" w:type="dxa"/>
            <w:shd w:val="clear" w:color="auto" w:fill="auto"/>
          </w:tcPr>
          <w:p w14:paraId="175E5B20" w14:textId="4642303A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A81891" w:rsidRPr="002F4E1A" w14:paraId="0CD87CD2" w14:textId="77777777" w:rsidTr="00A81891">
        <w:tc>
          <w:tcPr>
            <w:tcW w:w="977" w:type="dxa"/>
            <w:shd w:val="clear" w:color="auto" w:fill="auto"/>
          </w:tcPr>
          <w:p w14:paraId="726D3763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3" w:type="dxa"/>
            <w:shd w:val="clear" w:color="auto" w:fill="auto"/>
          </w:tcPr>
          <w:p w14:paraId="62F2CEEB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17F8F440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</w:tcPr>
          <w:p w14:paraId="519E942D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44BEFDC9" w14:textId="0E5E458B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6E1AED3F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1A0C72F0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</w:tcPr>
          <w:p w14:paraId="42048061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6AA22E23" w14:textId="6DD290A8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6AD0E375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81" w:type="dxa"/>
            <w:shd w:val="clear" w:color="auto" w:fill="auto"/>
          </w:tcPr>
          <w:p w14:paraId="6AB2EB2C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126B9306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1" w:type="dxa"/>
            <w:shd w:val="clear" w:color="auto" w:fill="auto"/>
          </w:tcPr>
          <w:p w14:paraId="6CF4F7EF" w14:textId="796E2AC4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A81891" w:rsidRPr="002F4E1A" w14:paraId="32A696F5" w14:textId="77777777" w:rsidTr="00A81891">
        <w:tc>
          <w:tcPr>
            <w:tcW w:w="977" w:type="dxa"/>
            <w:shd w:val="clear" w:color="auto" w:fill="auto"/>
          </w:tcPr>
          <w:p w14:paraId="6839347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3" w:type="dxa"/>
            <w:shd w:val="clear" w:color="auto" w:fill="auto"/>
          </w:tcPr>
          <w:p w14:paraId="759EB190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640ED693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</w:tcPr>
          <w:p w14:paraId="6F77045F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284AA995" w14:textId="4BA76268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53588D59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07336F78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</w:tcPr>
          <w:p w14:paraId="2F246C43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5B4803CB" w14:textId="41BDF31D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74C65B3C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81" w:type="dxa"/>
            <w:shd w:val="clear" w:color="auto" w:fill="auto"/>
          </w:tcPr>
          <w:p w14:paraId="78A6FA7D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024B8466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1" w:type="dxa"/>
            <w:shd w:val="clear" w:color="auto" w:fill="auto"/>
          </w:tcPr>
          <w:p w14:paraId="38E48A9E" w14:textId="43F3FD5C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A81891" w:rsidRPr="002F4E1A" w14:paraId="3D891ADE" w14:textId="77777777" w:rsidTr="00A81891">
        <w:tc>
          <w:tcPr>
            <w:tcW w:w="977" w:type="dxa"/>
            <w:shd w:val="clear" w:color="auto" w:fill="auto"/>
          </w:tcPr>
          <w:p w14:paraId="3BF9FA63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3" w:type="dxa"/>
            <w:shd w:val="clear" w:color="auto" w:fill="auto"/>
          </w:tcPr>
          <w:p w14:paraId="00078973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3C30C051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</w:tcPr>
          <w:p w14:paraId="5DC5895E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354EBE77" w14:textId="43EFB37D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28EDB6F2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429021FA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</w:tcPr>
          <w:p w14:paraId="53915662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2E745946" w14:textId="235A202E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4091AA05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81" w:type="dxa"/>
            <w:shd w:val="clear" w:color="auto" w:fill="auto"/>
          </w:tcPr>
          <w:p w14:paraId="2F34689F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23CEB5F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1" w:type="dxa"/>
            <w:shd w:val="clear" w:color="auto" w:fill="auto"/>
          </w:tcPr>
          <w:p w14:paraId="089E5755" w14:textId="2622E598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A81891" w:rsidRPr="002F4E1A" w14:paraId="06404C16" w14:textId="77777777" w:rsidTr="00A81891">
        <w:tc>
          <w:tcPr>
            <w:tcW w:w="977" w:type="dxa"/>
            <w:shd w:val="clear" w:color="auto" w:fill="auto"/>
          </w:tcPr>
          <w:p w14:paraId="4FD878F6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3" w:type="dxa"/>
            <w:shd w:val="clear" w:color="auto" w:fill="auto"/>
          </w:tcPr>
          <w:p w14:paraId="3EA545B1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656F6659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</w:tcPr>
          <w:p w14:paraId="20C73EAE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7DB6565F" w14:textId="7E33B582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571C65E2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777D742D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</w:tcPr>
          <w:p w14:paraId="1DFDCC80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22DEE3D3" w14:textId="09ABC6FF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5BD6EAB2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81" w:type="dxa"/>
            <w:shd w:val="clear" w:color="auto" w:fill="auto"/>
          </w:tcPr>
          <w:p w14:paraId="5EF68EB8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22CAE8F4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1" w:type="dxa"/>
            <w:shd w:val="clear" w:color="auto" w:fill="auto"/>
          </w:tcPr>
          <w:p w14:paraId="33CE23CD" w14:textId="4C27829F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A81891" w:rsidRPr="002F4E1A" w14:paraId="1E012840" w14:textId="77777777" w:rsidTr="00A81891">
        <w:tc>
          <w:tcPr>
            <w:tcW w:w="977" w:type="dxa"/>
            <w:shd w:val="clear" w:color="auto" w:fill="auto"/>
          </w:tcPr>
          <w:p w14:paraId="6BB3AEF2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3" w:type="dxa"/>
            <w:shd w:val="clear" w:color="auto" w:fill="auto"/>
          </w:tcPr>
          <w:p w14:paraId="674B7AA4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55ACC1D0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</w:tcPr>
          <w:p w14:paraId="52357DD5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5F943967" w14:textId="16BC55D5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546B1363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13" w:type="dxa"/>
            <w:shd w:val="clear" w:color="auto" w:fill="auto"/>
          </w:tcPr>
          <w:p w14:paraId="2AD3972E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</w:tcPr>
          <w:p w14:paraId="54B18797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14" w:type="dxa"/>
            <w:shd w:val="clear" w:color="auto" w:fill="auto"/>
          </w:tcPr>
          <w:p w14:paraId="125B8DDD" w14:textId="2C9B1641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44" w:type="dxa"/>
            <w:shd w:val="clear" w:color="auto" w:fill="auto"/>
          </w:tcPr>
          <w:p w14:paraId="5D5E1C11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81" w:type="dxa"/>
            <w:shd w:val="clear" w:color="auto" w:fill="auto"/>
          </w:tcPr>
          <w:p w14:paraId="7E67AEA2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0" w:type="dxa"/>
          </w:tcPr>
          <w:p w14:paraId="02FA88D3" w14:textId="77777777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1" w:type="dxa"/>
            <w:shd w:val="clear" w:color="auto" w:fill="auto"/>
          </w:tcPr>
          <w:p w14:paraId="6AA383B8" w14:textId="5D578E4A" w:rsidR="00A81891" w:rsidRPr="002F4E1A" w:rsidRDefault="00A81891" w:rsidP="002F4E1A">
            <w:pPr>
              <w:widowControl w:val="0"/>
              <w:suppressAutoHyphens w:val="0"/>
              <w:spacing w:after="0" w:line="360" w:lineRule="auto"/>
              <w:ind w:left="0"/>
              <w:jc w:val="left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en-US"/>
              </w:rPr>
            </w:pPr>
          </w:p>
        </w:tc>
      </w:tr>
    </w:tbl>
    <w:p w14:paraId="2D71E323" w14:textId="77777777" w:rsidR="002F4E1A" w:rsidRPr="002F4E1A" w:rsidRDefault="002F4E1A" w:rsidP="002F4E1A">
      <w:pPr>
        <w:widowControl w:val="0"/>
        <w:suppressAutoHyphens w:val="0"/>
        <w:spacing w:after="0" w:line="360" w:lineRule="auto"/>
        <w:ind w:left="0"/>
        <w:jc w:val="left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05237EEC" w14:textId="77777777" w:rsidR="002F4E1A" w:rsidRPr="002F4E1A" w:rsidRDefault="002F4E1A" w:rsidP="002F4E1A">
      <w:pPr>
        <w:widowControl w:val="0"/>
        <w:suppressAutoHyphens w:val="0"/>
        <w:spacing w:after="0" w:line="360" w:lineRule="auto"/>
        <w:ind w:left="0"/>
        <w:jc w:val="left"/>
        <w:rPr>
          <w:rFonts w:ascii="Times New Roman" w:eastAsia="Calibri" w:hAnsi="Times New Roman"/>
          <w:b/>
          <w:bCs/>
          <w:szCs w:val="20"/>
          <w:lang w:eastAsia="en-US"/>
        </w:rPr>
      </w:pPr>
      <w:r w:rsidRPr="002F4E1A">
        <w:rPr>
          <w:rFonts w:ascii="Times New Roman" w:eastAsia="Calibri" w:hAnsi="Times New Roman"/>
          <w:b/>
          <w:bCs/>
          <w:szCs w:val="20"/>
          <w:lang w:eastAsia="en-US"/>
        </w:rPr>
        <w:t>Заведующий нефтебазой ___________________</w:t>
      </w:r>
    </w:p>
    <w:p w14:paraId="00E204F4" w14:textId="7EDDE19D" w:rsidR="008B560E" w:rsidRDefault="002F4E1A" w:rsidP="00734091">
      <w:pPr>
        <w:suppressAutoHyphens w:val="0"/>
        <w:spacing w:before="800" w:after="0" w:line="360" w:lineRule="auto"/>
        <w:ind w:left="0" w:firstLine="567"/>
        <w:jc w:val="left"/>
        <w:rPr>
          <w:rFonts w:ascii="Times New Roman" w:eastAsia="SimSun" w:hAnsi="Times New Roman"/>
          <w:bCs/>
          <w:sz w:val="24"/>
        </w:rPr>
        <w:sectPr w:rsidR="008B560E" w:rsidSect="002F4E1A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  <w:r w:rsidRPr="002F4E1A">
        <w:rPr>
          <w:rFonts w:ascii="Times New Roman" w:hAnsi="Times New Roman"/>
          <w:b/>
          <w:color w:val="000000"/>
          <w:spacing w:val="-7"/>
          <w:sz w:val="22"/>
          <w:szCs w:val="22"/>
          <w:lang w:eastAsia="en-US"/>
        </w:rPr>
        <w:t>*Примечание:</w:t>
      </w:r>
      <w:r w:rsidRPr="002F4E1A">
        <w:rPr>
          <w:rFonts w:ascii="Times New Roman" w:hAnsi="Times New Roman"/>
          <w:b/>
          <w:color w:val="000000"/>
          <w:spacing w:val="-2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6"/>
          <w:sz w:val="22"/>
          <w:szCs w:val="22"/>
          <w:lang w:eastAsia="en-US"/>
        </w:rPr>
        <w:t>для</w:t>
      </w:r>
      <w:r w:rsidRPr="002F4E1A">
        <w:rPr>
          <w:rFonts w:ascii="Times New Roman" w:hAnsi="Times New Roman"/>
          <w:color w:val="000000"/>
          <w:spacing w:val="19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8"/>
          <w:sz w:val="22"/>
          <w:szCs w:val="22"/>
          <w:lang w:eastAsia="en-US"/>
        </w:rPr>
        <w:t>каждого</w:t>
      </w:r>
      <w:r w:rsidRPr="002F4E1A">
        <w:rPr>
          <w:rFonts w:ascii="Times New Roman" w:hAnsi="Times New Roman"/>
          <w:color w:val="000000"/>
          <w:spacing w:val="13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9"/>
          <w:sz w:val="22"/>
          <w:szCs w:val="22"/>
          <w:lang w:eastAsia="en-US"/>
        </w:rPr>
        <w:t>вида</w:t>
      </w:r>
      <w:r w:rsidRPr="002F4E1A">
        <w:rPr>
          <w:rFonts w:ascii="Times New Roman" w:hAnsi="Times New Roman"/>
          <w:color w:val="000000"/>
          <w:spacing w:val="-1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7"/>
          <w:sz w:val="22"/>
          <w:szCs w:val="22"/>
          <w:lang w:eastAsia="en-US"/>
        </w:rPr>
        <w:t>топлива</w:t>
      </w:r>
      <w:r w:rsidRPr="002F4E1A">
        <w:rPr>
          <w:rFonts w:ascii="Times New Roman" w:hAnsi="Times New Roman"/>
          <w:color w:val="000000"/>
          <w:spacing w:val="19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z w:val="22"/>
          <w:szCs w:val="22"/>
          <w:lang w:eastAsia="en-US"/>
        </w:rPr>
        <w:t>в</w:t>
      </w:r>
      <w:r w:rsidRPr="002F4E1A">
        <w:rPr>
          <w:rFonts w:ascii="Times New Roman" w:hAnsi="Times New Roman"/>
          <w:color w:val="000000"/>
          <w:spacing w:val="-12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7"/>
          <w:sz w:val="22"/>
          <w:szCs w:val="22"/>
          <w:lang w:eastAsia="en-US"/>
        </w:rPr>
        <w:t>Журнале</w:t>
      </w:r>
      <w:r w:rsidRPr="002F4E1A">
        <w:rPr>
          <w:rFonts w:ascii="Times New Roman" w:hAnsi="Times New Roman"/>
          <w:color w:val="000000"/>
          <w:spacing w:val="3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6"/>
          <w:sz w:val="22"/>
          <w:szCs w:val="22"/>
          <w:lang w:eastAsia="en-US"/>
        </w:rPr>
        <w:t>учёта</w:t>
      </w:r>
      <w:r w:rsidRPr="002F4E1A">
        <w:rPr>
          <w:rFonts w:ascii="Times New Roman" w:hAnsi="Times New Roman"/>
          <w:color w:val="000000"/>
          <w:spacing w:val="14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7"/>
          <w:sz w:val="22"/>
          <w:szCs w:val="22"/>
          <w:lang w:eastAsia="en-US"/>
        </w:rPr>
        <w:t>плотности</w:t>
      </w:r>
      <w:r w:rsidRPr="002F4E1A">
        <w:rPr>
          <w:rFonts w:ascii="Times New Roman" w:hAnsi="Times New Roman"/>
          <w:color w:val="000000"/>
          <w:spacing w:val="12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z w:val="22"/>
          <w:szCs w:val="22"/>
          <w:lang w:eastAsia="en-US"/>
        </w:rPr>
        <w:t>и</w:t>
      </w:r>
      <w:r w:rsidRPr="002F4E1A">
        <w:rPr>
          <w:rFonts w:ascii="Times New Roman" w:hAnsi="Times New Roman"/>
          <w:color w:val="000000"/>
          <w:spacing w:val="-21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6"/>
          <w:sz w:val="22"/>
          <w:szCs w:val="22"/>
          <w:lang w:eastAsia="en-US"/>
        </w:rPr>
        <w:t>температуры</w:t>
      </w:r>
      <w:r w:rsidRPr="002F4E1A">
        <w:rPr>
          <w:rFonts w:ascii="Times New Roman" w:hAnsi="Times New Roman"/>
          <w:color w:val="000000"/>
          <w:spacing w:val="12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8"/>
          <w:sz w:val="22"/>
          <w:szCs w:val="22"/>
          <w:lang w:eastAsia="en-US"/>
        </w:rPr>
        <w:t>ГСМ</w:t>
      </w:r>
      <w:r w:rsidRPr="002F4E1A">
        <w:rPr>
          <w:rFonts w:ascii="Times New Roman" w:hAnsi="Times New Roman"/>
          <w:color w:val="000000"/>
          <w:spacing w:val="-3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7"/>
          <w:sz w:val="22"/>
          <w:szCs w:val="22"/>
          <w:lang w:eastAsia="en-US"/>
        </w:rPr>
        <w:t>заводится</w:t>
      </w:r>
      <w:r w:rsidRPr="002F4E1A">
        <w:rPr>
          <w:rFonts w:ascii="Times New Roman" w:hAnsi="Times New Roman"/>
          <w:color w:val="000000"/>
          <w:spacing w:val="15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8"/>
          <w:sz w:val="22"/>
          <w:szCs w:val="22"/>
          <w:lang w:eastAsia="en-US"/>
        </w:rPr>
        <w:t>отдельный</w:t>
      </w:r>
      <w:r w:rsidRPr="002F4E1A">
        <w:rPr>
          <w:rFonts w:ascii="Times New Roman" w:hAnsi="Times New Roman"/>
          <w:color w:val="000000"/>
          <w:spacing w:val="16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9"/>
          <w:sz w:val="22"/>
          <w:szCs w:val="22"/>
          <w:lang w:eastAsia="en-US"/>
        </w:rPr>
        <w:t>раздел</w:t>
      </w:r>
      <w:r w:rsidRPr="002F4E1A">
        <w:rPr>
          <w:rFonts w:ascii="Times New Roman" w:hAnsi="Times New Roman"/>
          <w:color w:val="000000"/>
          <w:spacing w:val="16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8"/>
          <w:sz w:val="22"/>
          <w:szCs w:val="22"/>
          <w:lang w:eastAsia="en-US"/>
        </w:rPr>
        <w:t>по</w:t>
      </w:r>
      <w:r w:rsidRPr="002F4E1A">
        <w:rPr>
          <w:rFonts w:ascii="Times New Roman" w:hAnsi="Times New Roman"/>
          <w:color w:val="000000"/>
          <w:spacing w:val="3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7"/>
          <w:sz w:val="22"/>
          <w:szCs w:val="22"/>
          <w:lang w:eastAsia="en-US"/>
        </w:rPr>
        <w:t>приведенной</w:t>
      </w:r>
      <w:r w:rsidRPr="002F4E1A">
        <w:rPr>
          <w:rFonts w:ascii="Times New Roman" w:hAnsi="Times New Roman"/>
          <w:color w:val="000000"/>
          <w:spacing w:val="7"/>
          <w:sz w:val="22"/>
          <w:szCs w:val="22"/>
          <w:lang w:eastAsia="en-US"/>
        </w:rPr>
        <w:t xml:space="preserve"> </w:t>
      </w:r>
      <w:r w:rsidRPr="002F4E1A">
        <w:rPr>
          <w:rFonts w:ascii="Times New Roman" w:hAnsi="Times New Roman"/>
          <w:color w:val="000000"/>
          <w:spacing w:val="-9"/>
          <w:sz w:val="22"/>
          <w:szCs w:val="22"/>
          <w:lang w:eastAsia="en-US"/>
        </w:rPr>
        <w:t>форме.</w:t>
      </w:r>
    </w:p>
    <w:p w14:paraId="0F7DDD1B" w14:textId="35C4FC4C" w:rsidR="008B560E" w:rsidRPr="000B2A2C" w:rsidRDefault="008B560E" w:rsidP="008B560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3" w:name="_Toc222312098"/>
      <w:r>
        <w:rPr>
          <w:rFonts w:ascii="Times New Roman" w:hAnsi="Times New Roman" w:cs="Times New Roman"/>
        </w:rPr>
        <w:lastRenderedPageBreak/>
        <w:t xml:space="preserve">Приложение </w:t>
      </w:r>
      <w:r w:rsidR="000A0ED7" w:rsidRPr="008605D4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. </w:t>
      </w:r>
      <w:r w:rsidR="00734091">
        <w:rPr>
          <w:rFonts w:ascii="Times New Roman" w:hAnsi="Times New Roman" w:cs="Times New Roman"/>
        </w:rPr>
        <w:t>Журнал контроля состояния топливораздаточных колонок</w:t>
      </w:r>
      <w:bookmarkEnd w:id="93"/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688"/>
        <w:gridCol w:w="1969"/>
        <w:gridCol w:w="2460"/>
        <w:gridCol w:w="2872"/>
        <w:gridCol w:w="2389"/>
        <w:gridCol w:w="2106"/>
      </w:tblGrid>
      <w:tr w:rsidR="00734091" w:rsidRPr="00734091" w14:paraId="4718CAAA" w14:textId="77777777" w:rsidTr="00124FB6">
        <w:tc>
          <w:tcPr>
            <w:tcW w:w="1242" w:type="dxa"/>
            <w:shd w:val="clear" w:color="auto" w:fill="auto"/>
            <w:vAlign w:val="center"/>
          </w:tcPr>
          <w:p w14:paraId="40FFF197" w14:textId="7A96C430" w:rsidR="00734091" w:rsidRPr="00734091" w:rsidRDefault="00734091" w:rsidP="00734091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ab/>
            </w:r>
            <w:r w:rsidRPr="00734091">
              <w:rPr>
                <w:rFonts w:ascii="Times New Roman" w:hAnsi="Times New Roman"/>
                <w:sz w:val="22"/>
                <w:szCs w:val="22"/>
              </w:rPr>
              <w:t>Д</w:t>
            </w:r>
            <w:r w:rsidRPr="00734091">
              <w:rPr>
                <w:rFonts w:ascii="Times New Roman" w:hAnsi="Times New Roman"/>
                <w:sz w:val="22"/>
              </w:rPr>
              <w:t>ата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5E3F929" w14:textId="77777777" w:rsidR="00734091" w:rsidRPr="00734091" w:rsidRDefault="00734091" w:rsidP="00734091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34091">
              <w:rPr>
                <w:rFonts w:ascii="Times New Roman" w:hAnsi="Times New Roman"/>
                <w:sz w:val="22"/>
                <w:szCs w:val="22"/>
              </w:rPr>
              <w:t>№</w:t>
            </w:r>
            <w:r w:rsidRPr="00734091">
              <w:rPr>
                <w:rFonts w:ascii="Times New Roman" w:hAnsi="Times New Roman"/>
                <w:sz w:val="22"/>
              </w:rPr>
              <w:t xml:space="preserve"> колонки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5DA626E" w14:textId="77777777" w:rsidR="00734091" w:rsidRPr="00734091" w:rsidRDefault="00734091" w:rsidP="00734091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34091">
              <w:rPr>
                <w:rFonts w:ascii="Times New Roman" w:hAnsi="Times New Roman"/>
                <w:sz w:val="22"/>
                <w:szCs w:val="22"/>
              </w:rPr>
              <w:t>О</w:t>
            </w:r>
            <w:r w:rsidRPr="00734091">
              <w:rPr>
                <w:rFonts w:ascii="Times New Roman" w:hAnsi="Times New Roman"/>
                <w:sz w:val="22"/>
              </w:rPr>
              <w:t>бъем мерника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25FEC2D8" w14:textId="77777777" w:rsidR="00734091" w:rsidRPr="00734091" w:rsidRDefault="00734091" w:rsidP="00734091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34091">
              <w:rPr>
                <w:rFonts w:ascii="Times New Roman" w:hAnsi="Times New Roman"/>
                <w:sz w:val="22"/>
                <w:szCs w:val="22"/>
              </w:rPr>
              <w:t>Результат проверки</w:t>
            </w:r>
          </w:p>
        </w:tc>
        <w:tc>
          <w:tcPr>
            <w:tcW w:w="2902" w:type="dxa"/>
            <w:shd w:val="clear" w:color="auto" w:fill="auto"/>
            <w:vAlign w:val="center"/>
          </w:tcPr>
          <w:p w14:paraId="3985AABE" w14:textId="77777777" w:rsidR="00734091" w:rsidRPr="00734091" w:rsidRDefault="00734091" w:rsidP="00734091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34091">
              <w:rPr>
                <w:rFonts w:ascii="Times New Roman" w:hAnsi="Times New Roman"/>
                <w:sz w:val="22"/>
                <w:szCs w:val="22"/>
              </w:rPr>
              <w:t>Примечание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7F3FF6F" w14:textId="77777777" w:rsidR="00734091" w:rsidRPr="00734091" w:rsidRDefault="00734091" w:rsidP="00734091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34091">
              <w:rPr>
                <w:rFonts w:ascii="Times New Roman" w:hAnsi="Times New Roman"/>
                <w:sz w:val="22"/>
                <w:szCs w:val="22"/>
              </w:rPr>
              <w:t>Подпись заведующего</w:t>
            </w:r>
            <w:r w:rsidRPr="0073409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 w:rsidRPr="00734091">
              <w:rPr>
                <w:rFonts w:ascii="Times New Roman" w:hAnsi="Times New Roman"/>
                <w:sz w:val="22"/>
                <w:szCs w:val="22"/>
              </w:rPr>
              <w:t>нефтебазой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69B18F2" w14:textId="77777777" w:rsidR="00734091" w:rsidRPr="00734091" w:rsidRDefault="00734091" w:rsidP="00734091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34091">
              <w:rPr>
                <w:rFonts w:ascii="Times New Roman" w:hAnsi="Times New Roman"/>
                <w:sz w:val="22"/>
                <w:szCs w:val="22"/>
              </w:rPr>
              <w:t>Подпись работника КПС</w:t>
            </w:r>
          </w:p>
        </w:tc>
      </w:tr>
      <w:tr w:rsidR="00734091" w:rsidRPr="00734091" w14:paraId="35B48101" w14:textId="77777777" w:rsidTr="00124FB6">
        <w:tc>
          <w:tcPr>
            <w:tcW w:w="1242" w:type="dxa"/>
            <w:shd w:val="clear" w:color="auto" w:fill="auto"/>
          </w:tcPr>
          <w:p w14:paraId="1D23B1EE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7D6DA696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29CD25C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484" w:type="dxa"/>
            <w:shd w:val="clear" w:color="auto" w:fill="auto"/>
          </w:tcPr>
          <w:p w14:paraId="053EF5A8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02" w:type="dxa"/>
            <w:shd w:val="clear" w:color="auto" w:fill="auto"/>
          </w:tcPr>
          <w:p w14:paraId="5B62E69A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7C35811A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2BA6B683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34091" w:rsidRPr="00734091" w14:paraId="39057083" w14:textId="77777777" w:rsidTr="00124FB6">
        <w:tc>
          <w:tcPr>
            <w:tcW w:w="1242" w:type="dxa"/>
            <w:shd w:val="clear" w:color="auto" w:fill="auto"/>
          </w:tcPr>
          <w:p w14:paraId="68C5CCCA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074E61E3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50E08A5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484" w:type="dxa"/>
            <w:shd w:val="clear" w:color="auto" w:fill="auto"/>
          </w:tcPr>
          <w:p w14:paraId="666E9135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02" w:type="dxa"/>
            <w:shd w:val="clear" w:color="auto" w:fill="auto"/>
          </w:tcPr>
          <w:p w14:paraId="3AC59457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48D8B1A2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3C238080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34091" w:rsidRPr="00734091" w14:paraId="2168776F" w14:textId="77777777" w:rsidTr="00124FB6">
        <w:tc>
          <w:tcPr>
            <w:tcW w:w="1242" w:type="dxa"/>
            <w:shd w:val="clear" w:color="auto" w:fill="auto"/>
          </w:tcPr>
          <w:p w14:paraId="20BA2C68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21464AF4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0B63CD2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484" w:type="dxa"/>
            <w:shd w:val="clear" w:color="auto" w:fill="auto"/>
          </w:tcPr>
          <w:p w14:paraId="0A481763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02" w:type="dxa"/>
            <w:shd w:val="clear" w:color="auto" w:fill="auto"/>
          </w:tcPr>
          <w:p w14:paraId="0AB5F54E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019057A1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197E6800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34091" w:rsidRPr="00734091" w14:paraId="0EDA3439" w14:textId="77777777" w:rsidTr="00124FB6">
        <w:tc>
          <w:tcPr>
            <w:tcW w:w="1242" w:type="dxa"/>
            <w:shd w:val="clear" w:color="auto" w:fill="auto"/>
          </w:tcPr>
          <w:p w14:paraId="3FBA9B7A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74EB77B6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85C884B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484" w:type="dxa"/>
            <w:shd w:val="clear" w:color="auto" w:fill="auto"/>
          </w:tcPr>
          <w:p w14:paraId="60E54C6F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02" w:type="dxa"/>
            <w:shd w:val="clear" w:color="auto" w:fill="auto"/>
          </w:tcPr>
          <w:p w14:paraId="57B21816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6652F50F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17901DF6" w14:textId="77777777" w:rsidR="00734091" w:rsidRPr="00734091" w:rsidRDefault="00734091" w:rsidP="00734091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B2169B6" w14:textId="54633405" w:rsidR="008B560E" w:rsidRDefault="008B560E" w:rsidP="00734091">
      <w:pPr>
        <w:pStyle w:val="2"/>
        <w:numPr>
          <w:ilvl w:val="0"/>
          <w:numId w:val="0"/>
        </w:numPr>
        <w:tabs>
          <w:tab w:val="left" w:pos="977"/>
        </w:tabs>
        <w:spacing w:line="360" w:lineRule="auto"/>
        <w:ind w:left="720" w:hanging="720"/>
        <w:rPr>
          <w:rFonts w:ascii="Times New Roman" w:hAnsi="Times New Roman"/>
          <w:b/>
          <w:bCs/>
          <w:sz w:val="24"/>
        </w:rPr>
      </w:pPr>
    </w:p>
    <w:p w14:paraId="308CAD8B" w14:textId="7BE1501E" w:rsidR="00734091" w:rsidRPr="00734091" w:rsidRDefault="00734091" w:rsidP="00734091">
      <w:pPr>
        <w:tabs>
          <w:tab w:val="left" w:pos="977"/>
        </w:tabs>
        <w:rPr>
          <w:rFonts w:eastAsia="SimSun"/>
        </w:rPr>
        <w:sectPr w:rsidR="00734091" w:rsidRPr="00734091" w:rsidSect="00734091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  <w:r>
        <w:rPr>
          <w:rFonts w:eastAsia="SimSun"/>
        </w:rPr>
        <w:tab/>
      </w:r>
    </w:p>
    <w:p w14:paraId="0CDAB3C7" w14:textId="359353BE" w:rsidR="008B560E" w:rsidRDefault="008B560E" w:rsidP="008B560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4" w:name="_Toc222312099"/>
      <w:r>
        <w:rPr>
          <w:rFonts w:ascii="Times New Roman" w:hAnsi="Times New Roman" w:cs="Times New Roman"/>
        </w:rPr>
        <w:lastRenderedPageBreak/>
        <w:t xml:space="preserve">Приложение </w:t>
      </w:r>
      <w:r w:rsidR="000A0ED7" w:rsidRPr="000A0ED7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. </w:t>
      </w:r>
      <w:r w:rsidR="00734091">
        <w:rPr>
          <w:rFonts w:ascii="Times New Roman" w:hAnsi="Times New Roman" w:cs="Times New Roman"/>
        </w:rPr>
        <w:t>Журнал приема-передачи смены</w:t>
      </w:r>
      <w:bookmarkEnd w:id="94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1149"/>
        <w:gridCol w:w="1399"/>
        <w:gridCol w:w="2927"/>
        <w:gridCol w:w="1122"/>
        <w:gridCol w:w="1122"/>
        <w:gridCol w:w="1122"/>
        <w:gridCol w:w="1261"/>
        <w:gridCol w:w="983"/>
        <w:gridCol w:w="846"/>
        <w:gridCol w:w="1098"/>
      </w:tblGrid>
      <w:tr w:rsidR="00734091" w:rsidRPr="00DD032F" w14:paraId="34023824" w14:textId="77777777" w:rsidTr="00124FB6">
        <w:trPr>
          <w:cantSplit/>
          <w:trHeight w:val="688"/>
        </w:trPr>
        <w:tc>
          <w:tcPr>
            <w:tcW w:w="920" w:type="dxa"/>
            <w:vMerge w:val="restart"/>
            <w:shd w:val="clear" w:color="auto" w:fill="auto"/>
            <w:vAlign w:val="center"/>
          </w:tcPr>
          <w:p w14:paraId="70564AC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Д</w:t>
            </w:r>
            <w:r w:rsidRPr="00DD032F">
              <w:rPr>
                <w:rStyle w:val="ListLabel56"/>
                <w:rFonts w:eastAsia="SimSun"/>
              </w:rPr>
              <w:t>ата, время</w:t>
            </w:r>
          </w:p>
        </w:tc>
        <w:tc>
          <w:tcPr>
            <w:tcW w:w="1162" w:type="dxa"/>
            <w:vMerge w:val="restart"/>
            <w:shd w:val="clear" w:color="auto" w:fill="auto"/>
            <w:textDirection w:val="btLr"/>
            <w:vAlign w:val="center"/>
          </w:tcPr>
          <w:p w14:paraId="397F6C4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Н</w:t>
            </w:r>
            <w:r w:rsidRPr="00DD032F">
              <w:rPr>
                <w:rStyle w:val="ListLabel56"/>
                <w:rFonts w:eastAsia="SimSun"/>
              </w:rPr>
              <w:t>аименование нефтепродукта</w:t>
            </w:r>
          </w:p>
        </w:tc>
        <w:tc>
          <w:tcPr>
            <w:tcW w:w="1417" w:type="dxa"/>
            <w:vMerge w:val="restart"/>
            <w:shd w:val="clear" w:color="auto" w:fill="auto"/>
            <w:textDirection w:val="btLr"/>
            <w:vAlign w:val="center"/>
          </w:tcPr>
          <w:p w14:paraId="68693A8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№</w:t>
            </w:r>
            <w:r w:rsidRPr="00DD032F">
              <w:rPr>
                <w:rStyle w:val="ListLabel56"/>
                <w:rFonts w:eastAsia="SimSun"/>
              </w:rPr>
              <w:t xml:space="preserve"> резервуара</w:t>
            </w:r>
          </w:p>
        </w:tc>
        <w:tc>
          <w:tcPr>
            <w:tcW w:w="2977" w:type="dxa"/>
            <w:vMerge w:val="restart"/>
            <w:shd w:val="clear" w:color="auto" w:fill="auto"/>
            <w:textDirection w:val="btLr"/>
            <w:vAlign w:val="center"/>
          </w:tcPr>
          <w:p w14:paraId="27F828D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№</w:t>
            </w:r>
            <w:r w:rsidRPr="00DD032F">
              <w:rPr>
                <w:rStyle w:val="ListLabel56"/>
                <w:rFonts w:eastAsia="SimSun"/>
              </w:rPr>
              <w:t xml:space="preserve"> пломбы и ее целостность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14:paraId="7644608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Наличие повреждений и подтеков</w:t>
            </w:r>
          </w:p>
        </w:tc>
        <w:tc>
          <w:tcPr>
            <w:tcW w:w="6498" w:type="dxa"/>
            <w:gridSpan w:val="6"/>
            <w:shd w:val="clear" w:color="auto" w:fill="auto"/>
            <w:vAlign w:val="center"/>
          </w:tcPr>
          <w:p w14:paraId="383713E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Остаток на конец смены</w:t>
            </w:r>
          </w:p>
        </w:tc>
      </w:tr>
      <w:tr w:rsidR="00734091" w:rsidRPr="00DD032F" w14:paraId="15DB3679" w14:textId="77777777" w:rsidTr="00124FB6">
        <w:trPr>
          <w:cantSplit/>
          <w:trHeight w:val="1960"/>
        </w:trPr>
        <w:tc>
          <w:tcPr>
            <w:tcW w:w="920" w:type="dxa"/>
            <w:vMerge/>
            <w:shd w:val="clear" w:color="auto" w:fill="auto"/>
            <w:vAlign w:val="center"/>
          </w:tcPr>
          <w:p w14:paraId="543086A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vMerge/>
            <w:shd w:val="clear" w:color="auto" w:fill="auto"/>
            <w:vAlign w:val="center"/>
          </w:tcPr>
          <w:p w14:paraId="64AAC31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060BC81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vMerge/>
            <w:shd w:val="clear" w:color="auto" w:fill="auto"/>
            <w:vAlign w:val="center"/>
          </w:tcPr>
          <w:p w14:paraId="0D08CA3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2541827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  <w:textDirection w:val="btLr"/>
            <w:vAlign w:val="center"/>
          </w:tcPr>
          <w:p w14:paraId="5D3789D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Общий уровень, мм</w:t>
            </w:r>
          </w:p>
        </w:tc>
        <w:tc>
          <w:tcPr>
            <w:tcW w:w="1134" w:type="dxa"/>
            <w:shd w:val="clear" w:color="auto" w:fill="auto"/>
            <w:textDirection w:val="btLr"/>
            <w:vAlign w:val="center"/>
          </w:tcPr>
          <w:p w14:paraId="36B0D3A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Уровень воды, мм</w:t>
            </w:r>
          </w:p>
        </w:tc>
        <w:tc>
          <w:tcPr>
            <w:tcW w:w="1276" w:type="dxa"/>
            <w:shd w:val="clear" w:color="auto" w:fill="auto"/>
            <w:textDirection w:val="btLr"/>
            <w:vAlign w:val="center"/>
          </w:tcPr>
          <w:p w14:paraId="38B57F5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Уровень нефтепродукта, мм</w:t>
            </w:r>
          </w:p>
        </w:tc>
        <w:tc>
          <w:tcPr>
            <w:tcW w:w="992" w:type="dxa"/>
            <w:shd w:val="clear" w:color="auto" w:fill="auto"/>
            <w:textDirection w:val="btLr"/>
            <w:vAlign w:val="center"/>
          </w:tcPr>
          <w:p w14:paraId="25E42C1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Кол-во, литры</w:t>
            </w:r>
          </w:p>
        </w:tc>
        <w:tc>
          <w:tcPr>
            <w:tcW w:w="852" w:type="dxa"/>
            <w:shd w:val="clear" w:color="auto" w:fill="auto"/>
            <w:textDirection w:val="btLr"/>
            <w:vAlign w:val="center"/>
          </w:tcPr>
          <w:p w14:paraId="3D7C3A4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Плотность</w:t>
            </w:r>
          </w:p>
        </w:tc>
        <w:tc>
          <w:tcPr>
            <w:tcW w:w="1110" w:type="dxa"/>
            <w:shd w:val="clear" w:color="auto" w:fill="auto"/>
            <w:textDirection w:val="btLr"/>
            <w:vAlign w:val="center"/>
          </w:tcPr>
          <w:p w14:paraId="61D3CFE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Масса</w:t>
            </w:r>
          </w:p>
        </w:tc>
      </w:tr>
      <w:tr w:rsidR="00734091" w:rsidRPr="00DD032F" w14:paraId="51C40EE9" w14:textId="77777777" w:rsidTr="00124FB6">
        <w:tc>
          <w:tcPr>
            <w:tcW w:w="920" w:type="dxa"/>
            <w:shd w:val="clear" w:color="auto" w:fill="auto"/>
          </w:tcPr>
          <w:p w14:paraId="15C56ED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523AE2E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381EE6B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1485186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5105E3C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6A01657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529EB4A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2D85B23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7D12439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40B6E0E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42DDCB1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59ADCA11" w14:textId="77777777" w:rsidTr="00124FB6">
        <w:tc>
          <w:tcPr>
            <w:tcW w:w="920" w:type="dxa"/>
            <w:shd w:val="clear" w:color="auto" w:fill="auto"/>
          </w:tcPr>
          <w:p w14:paraId="697CE24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77018B4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1148A8D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2B82F53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5A04F02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0A7EE1F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40AF7E9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279974F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45286A4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3A8274D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39C8714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341910A5" w14:textId="77777777" w:rsidTr="00124FB6">
        <w:tc>
          <w:tcPr>
            <w:tcW w:w="920" w:type="dxa"/>
            <w:shd w:val="clear" w:color="auto" w:fill="auto"/>
          </w:tcPr>
          <w:p w14:paraId="7B2DC6E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2633F51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324D57B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5C2B708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0988015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41A7755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504C65B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1DE5F2C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19A0382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3296106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4200CF2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7B53688A" w14:textId="77777777" w:rsidTr="00124FB6">
        <w:tc>
          <w:tcPr>
            <w:tcW w:w="920" w:type="dxa"/>
            <w:shd w:val="clear" w:color="auto" w:fill="auto"/>
          </w:tcPr>
          <w:p w14:paraId="40A06A3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6517F63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634D1F8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20BE5FF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427396B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6769AF1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5C6FD40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49272C3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7ED777D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2B1C7E3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7F22F66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2695315A" w14:textId="77777777" w:rsidTr="00124FB6">
        <w:tc>
          <w:tcPr>
            <w:tcW w:w="920" w:type="dxa"/>
            <w:shd w:val="clear" w:color="auto" w:fill="auto"/>
          </w:tcPr>
          <w:p w14:paraId="49DE6D0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750A230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20EE89D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7A2A4C2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43B9431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354FED8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5658068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09FFECA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3A2744B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0F84369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5E2E057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7325BE30" w14:textId="77777777" w:rsidTr="00124FB6">
        <w:tc>
          <w:tcPr>
            <w:tcW w:w="920" w:type="dxa"/>
            <w:shd w:val="clear" w:color="auto" w:fill="auto"/>
          </w:tcPr>
          <w:p w14:paraId="4493123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592F0E5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7D450BB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5CDE966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623E1A6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0386F75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6BCAD6D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5FA0A59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30FE31C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22C9876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285C2C8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4CA8B243" w14:textId="77777777" w:rsidTr="00124FB6">
        <w:tc>
          <w:tcPr>
            <w:tcW w:w="920" w:type="dxa"/>
            <w:shd w:val="clear" w:color="auto" w:fill="auto"/>
          </w:tcPr>
          <w:p w14:paraId="09FE34A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7836657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59E0A4E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1A2253B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31F320C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573D1EB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5ED0946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02D9C3D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773A6D6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178352D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240E1E2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6E2F0AB0" w14:textId="77777777" w:rsidTr="00124FB6">
        <w:tc>
          <w:tcPr>
            <w:tcW w:w="920" w:type="dxa"/>
            <w:shd w:val="clear" w:color="auto" w:fill="auto"/>
          </w:tcPr>
          <w:p w14:paraId="7ECB8F3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62428A9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2DCAEF7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5D51555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1443AB6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0314064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3241CCE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215E7E1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4118A78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69DFB81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46A6203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37C53E9A" w14:textId="77777777" w:rsidTr="00124FB6">
        <w:tc>
          <w:tcPr>
            <w:tcW w:w="920" w:type="dxa"/>
            <w:shd w:val="clear" w:color="auto" w:fill="auto"/>
          </w:tcPr>
          <w:p w14:paraId="1DB9F5E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021C65D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167B62F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1690554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3A237FF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7EF03EE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61A9210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30648A3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1C17522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45B834E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46D36B3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0D27EB3F" w14:textId="77777777" w:rsidTr="00124FB6">
        <w:tc>
          <w:tcPr>
            <w:tcW w:w="920" w:type="dxa"/>
            <w:shd w:val="clear" w:color="auto" w:fill="auto"/>
          </w:tcPr>
          <w:p w14:paraId="24FF6C1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75E1A50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6C843FF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289641C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2766CD9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2DEA8A6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19CB614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2A5F1FC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1E5215D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4E1CB41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3E34DDA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44DC7D69" w14:textId="77777777" w:rsidTr="00124FB6">
        <w:tc>
          <w:tcPr>
            <w:tcW w:w="920" w:type="dxa"/>
            <w:shd w:val="clear" w:color="auto" w:fill="auto"/>
          </w:tcPr>
          <w:p w14:paraId="4F787D5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5C6E62C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11D142A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23F6643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3E6EAB1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36A6F59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3E285FF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2DF69D3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68F90A1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3504CB0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13EEA27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370670F7" w14:textId="77777777" w:rsidTr="00124FB6">
        <w:tc>
          <w:tcPr>
            <w:tcW w:w="920" w:type="dxa"/>
            <w:shd w:val="clear" w:color="auto" w:fill="auto"/>
          </w:tcPr>
          <w:p w14:paraId="59C4037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4FC6537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067C9E2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75CCE2A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5021589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2A4FC2C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50EF97F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12A6CD5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2420ECF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1E30399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3B1F337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72133EB4" w14:textId="77777777" w:rsidTr="00124FB6">
        <w:tc>
          <w:tcPr>
            <w:tcW w:w="920" w:type="dxa"/>
            <w:shd w:val="clear" w:color="auto" w:fill="auto"/>
          </w:tcPr>
          <w:p w14:paraId="0D287C9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653F691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4CAE995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613CF16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7A06A82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6C6CE96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2943188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0E1062C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25AA82E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196C8F2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74BC2CE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29B3FA9F" w14:textId="77777777" w:rsidTr="00124FB6">
        <w:tc>
          <w:tcPr>
            <w:tcW w:w="920" w:type="dxa"/>
            <w:shd w:val="clear" w:color="auto" w:fill="auto"/>
          </w:tcPr>
          <w:p w14:paraId="675986C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62" w:type="dxa"/>
            <w:shd w:val="clear" w:color="auto" w:fill="auto"/>
          </w:tcPr>
          <w:p w14:paraId="7094AF8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131F889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977" w:type="dxa"/>
            <w:shd w:val="clear" w:color="auto" w:fill="auto"/>
          </w:tcPr>
          <w:p w14:paraId="3BC7F71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015E752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1FC176E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34" w:type="dxa"/>
            <w:shd w:val="clear" w:color="auto" w:fill="auto"/>
          </w:tcPr>
          <w:p w14:paraId="5BFAF03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276" w:type="dxa"/>
            <w:shd w:val="clear" w:color="auto" w:fill="auto"/>
          </w:tcPr>
          <w:p w14:paraId="44DEDFE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353FDE8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2" w:type="dxa"/>
            <w:shd w:val="clear" w:color="auto" w:fill="auto"/>
          </w:tcPr>
          <w:p w14:paraId="6E48E3C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110" w:type="dxa"/>
            <w:shd w:val="clear" w:color="auto" w:fill="auto"/>
          </w:tcPr>
          <w:p w14:paraId="7D57BB2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</w:tbl>
    <w:p w14:paraId="1AA9EE9C" w14:textId="1FEC0D31" w:rsidR="008B560E" w:rsidRDefault="008B560E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3DC2CC98" w14:textId="752FBB1B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tbl>
      <w:tblPr>
        <w:tblW w:w="1413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"/>
        <w:gridCol w:w="850"/>
        <w:gridCol w:w="992"/>
        <w:gridCol w:w="1418"/>
        <w:gridCol w:w="1425"/>
        <w:gridCol w:w="985"/>
        <w:gridCol w:w="1559"/>
        <w:gridCol w:w="1417"/>
        <w:gridCol w:w="4536"/>
      </w:tblGrid>
      <w:tr w:rsidR="00734091" w:rsidRPr="00DD032F" w14:paraId="6DE4D19E" w14:textId="77777777" w:rsidTr="00124FB6">
        <w:trPr>
          <w:cantSplit/>
          <w:trHeight w:val="1015"/>
        </w:trPr>
        <w:tc>
          <w:tcPr>
            <w:tcW w:w="5633" w:type="dxa"/>
            <w:gridSpan w:val="5"/>
            <w:shd w:val="clear" w:color="auto" w:fill="auto"/>
            <w:vAlign w:val="center"/>
          </w:tcPr>
          <w:p w14:paraId="5D20A35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lastRenderedPageBreak/>
              <w:t>Показания счетных механизмов</w:t>
            </w:r>
          </w:p>
        </w:tc>
        <w:tc>
          <w:tcPr>
            <w:tcW w:w="985" w:type="dxa"/>
            <w:vMerge w:val="restart"/>
            <w:shd w:val="clear" w:color="auto" w:fill="auto"/>
            <w:textDirection w:val="btLr"/>
            <w:vAlign w:val="center"/>
          </w:tcPr>
          <w:p w14:paraId="4828547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Целостность пломб ТРК, стояков</w:t>
            </w:r>
          </w:p>
        </w:tc>
        <w:tc>
          <w:tcPr>
            <w:tcW w:w="2976" w:type="dxa"/>
            <w:gridSpan w:val="2"/>
            <w:shd w:val="clear" w:color="auto" w:fill="auto"/>
            <w:vAlign w:val="center"/>
          </w:tcPr>
          <w:p w14:paraId="4E3D5B1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Результат за смену</w:t>
            </w:r>
          </w:p>
        </w:tc>
        <w:tc>
          <w:tcPr>
            <w:tcW w:w="4536" w:type="dxa"/>
            <w:vMerge w:val="restart"/>
            <w:shd w:val="clear" w:color="auto" w:fill="auto"/>
            <w:textDirection w:val="btLr"/>
            <w:vAlign w:val="center"/>
          </w:tcPr>
          <w:p w14:paraId="22DC062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Подпись лица, сдавшего и принявшего смену</w:t>
            </w:r>
          </w:p>
        </w:tc>
      </w:tr>
      <w:tr w:rsidR="00734091" w:rsidRPr="00DD032F" w14:paraId="349BC8FF" w14:textId="77777777" w:rsidTr="00124FB6">
        <w:trPr>
          <w:cantSplit/>
          <w:trHeight w:val="2120"/>
        </w:trPr>
        <w:tc>
          <w:tcPr>
            <w:tcW w:w="948" w:type="dxa"/>
            <w:shd w:val="clear" w:color="auto" w:fill="auto"/>
            <w:textDirection w:val="btLr"/>
            <w:vAlign w:val="center"/>
          </w:tcPr>
          <w:p w14:paraId="7E4A973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№ ТРК/Стояка</w:t>
            </w:r>
          </w:p>
        </w:tc>
        <w:tc>
          <w:tcPr>
            <w:tcW w:w="850" w:type="dxa"/>
            <w:shd w:val="clear" w:color="auto" w:fill="auto"/>
            <w:textDirection w:val="btLr"/>
            <w:vAlign w:val="center"/>
          </w:tcPr>
          <w:p w14:paraId="0E987D9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На начало смены</w:t>
            </w:r>
          </w:p>
        </w:tc>
        <w:tc>
          <w:tcPr>
            <w:tcW w:w="992" w:type="dxa"/>
            <w:shd w:val="clear" w:color="auto" w:fill="auto"/>
            <w:textDirection w:val="btLr"/>
            <w:vAlign w:val="center"/>
          </w:tcPr>
          <w:p w14:paraId="0B16C48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На конец смены</w:t>
            </w:r>
          </w:p>
        </w:tc>
        <w:tc>
          <w:tcPr>
            <w:tcW w:w="1418" w:type="dxa"/>
            <w:shd w:val="clear" w:color="auto" w:fill="auto"/>
            <w:textDirection w:val="btLr"/>
            <w:vAlign w:val="center"/>
          </w:tcPr>
          <w:p w14:paraId="037E2B2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Расход за смену в л.</w:t>
            </w:r>
          </w:p>
        </w:tc>
        <w:tc>
          <w:tcPr>
            <w:tcW w:w="1425" w:type="dxa"/>
            <w:shd w:val="clear" w:color="auto" w:fill="auto"/>
            <w:textDirection w:val="btLr"/>
            <w:vAlign w:val="center"/>
          </w:tcPr>
          <w:p w14:paraId="1A49AB1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113" w:right="113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Расход за смену в кг.</w:t>
            </w:r>
          </w:p>
        </w:tc>
        <w:tc>
          <w:tcPr>
            <w:tcW w:w="985" w:type="dxa"/>
            <w:vMerge/>
            <w:shd w:val="clear" w:color="auto" w:fill="auto"/>
            <w:vAlign w:val="center"/>
          </w:tcPr>
          <w:p w14:paraId="173669B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D82D78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Излишки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F92BFB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Недостача</w:t>
            </w:r>
          </w:p>
        </w:tc>
        <w:tc>
          <w:tcPr>
            <w:tcW w:w="4536" w:type="dxa"/>
            <w:vMerge/>
            <w:shd w:val="clear" w:color="auto" w:fill="auto"/>
            <w:vAlign w:val="center"/>
          </w:tcPr>
          <w:p w14:paraId="7BD1A45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4FA8CB43" w14:textId="77777777" w:rsidTr="00124FB6">
        <w:tc>
          <w:tcPr>
            <w:tcW w:w="948" w:type="dxa"/>
            <w:shd w:val="clear" w:color="auto" w:fill="auto"/>
          </w:tcPr>
          <w:p w14:paraId="577ABB7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1A76ECD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5F68024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342CAE1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311FA70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2658CA3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3752325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6761FA5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34CDA11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6F44BCAF" w14:textId="77777777" w:rsidTr="00124FB6">
        <w:tc>
          <w:tcPr>
            <w:tcW w:w="948" w:type="dxa"/>
            <w:shd w:val="clear" w:color="auto" w:fill="auto"/>
          </w:tcPr>
          <w:p w14:paraId="198AAB2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77D39FA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0CA17A6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29E1911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4D87163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526CEC9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37BC385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4AC9336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23C59DD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73EBAC5E" w14:textId="77777777" w:rsidTr="00124FB6">
        <w:tc>
          <w:tcPr>
            <w:tcW w:w="948" w:type="dxa"/>
            <w:shd w:val="clear" w:color="auto" w:fill="auto"/>
          </w:tcPr>
          <w:p w14:paraId="3B076A4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2685046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5807B33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3A74561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1C16D6B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3339079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2DE44FF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2ADDA8F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14A75EC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56A8313A" w14:textId="77777777" w:rsidTr="00124FB6">
        <w:tc>
          <w:tcPr>
            <w:tcW w:w="948" w:type="dxa"/>
            <w:shd w:val="clear" w:color="auto" w:fill="auto"/>
          </w:tcPr>
          <w:p w14:paraId="3340753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4ADD2AD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21C0BFD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7A8B5C4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4F5F5E0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18A78E7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6F10FCC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79BDB20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7D62E99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048A7931" w14:textId="77777777" w:rsidTr="00124FB6">
        <w:tc>
          <w:tcPr>
            <w:tcW w:w="948" w:type="dxa"/>
            <w:shd w:val="clear" w:color="auto" w:fill="auto"/>
          </w:tcPr>
          <w:p w14:paraId="0D75632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6B6983E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49F6A36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15E7F9A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7F60E42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431D119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4D37D57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7204543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2B1FF86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6F8DD1C2" w14:textId="77777777" w:rsidTr="00124FB6">
        <w:tc>
          <w:tcPr>
            <w:tcW w:w="948" w:type="dxa"/>
            <w:shd w:val="clear" w:color="auto" w:fill="auto"/>
          </w:tcPr>
          <w:p w14:paraId="4F580F7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0056FB3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23F0276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4F254E2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6533EFF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14894FE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72CB898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0568628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109998F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6397A5C1" w14:textId="77777777" w:rsidTr="00124FB6">
        <w:tc>
          <w:tcPr>
            <w:tcW w:w="948" w:type="dxa"/>
            <w:shd w:val="clear" w:color="auto" w:fill="auto"/>
          </w:tcPr>
          <w:p w14:paraId="2EB4E8C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6D51EF8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7B5F0FD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08EEB5D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48C2EF1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795C2EF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60825DC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045436A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2DC116E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72559481" w14:textId="77777777" w:rsidTr="00124FB6">
        <w:tc>
          <w:tcPr>
            <w:tcW w:w="948" w:type="dxa"/>
            <w:shd w:val="clear" w:color="auto" w:fill="auto"/>
          </w:tcPr>
          <w:p w14:paraId="4BBECC2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71AAFBB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4787658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304E17C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3EF1ED5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622A7B6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12CD91C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735EA4A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10DFBCA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31225247" w14:textId="77777777" w:rsidTr="00124FB6">
        <w:tc>
          <w:tcPr>
            <w:tcW w:w="948" w:type="dxa"/>
            <w:shd w:val="clear" w:color="auto" w:fill="auto"/>
          </w:tcPr>
          <w:p w14:paraId="582F156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2154995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458B435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0AA27AC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164D03E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239B861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2073092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7832E1E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53103DD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67AB34EF" w14:textId="77777777" w:rsidTr="00124FB6">
        <w:tc>
          <w:tcPr>
            <w:tcW w:w="948" w:type="dxa"/>
            <w:shd w:val="clear" w:color="auto" w:fill="auto"/>
          </w:tcPr>
          <w:p w14:paraId="0CBB457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0764874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36A6663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28AD1BE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1413924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4DDEA9B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7220E29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72A174E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370F793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2EEBEB3E" w14:textId="77777777" w:rsidTr="00124FB6">
        <w:tc>
          <w:tcPr>
            <w:tcW w:w="948" w:type="dxa"/>
            <w:shd w:val="clear" w:color="auto" w:fill="auto"/>
          </w:tcPr>
          <w:p w14:paraId="2E1AA6D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4F8057A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09AFAD0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338E066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6A98E9A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07494B2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21D588B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17EB858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416DDE0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75A1EEAD" w14:textId="77777777" w:rsidTr="00124FB6">
        <w:tc>
          <w:tcPr>
            <w:tcW w:w="948" w:type="dxa"/>
            <w:shd w:val="clear" w:color="auto" w:fill="auto"/>
          </w:tcPr>
          <w:p w14:paraId="2BAC798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12BFC96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629E2A3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68C669D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1ED7C34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566BA15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7A1A181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561B2A1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6B2B427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29D37D98" w14:textId="77777777" w:rsidTr="00124FB6">
        <w:tc>
          <w:tcPr>
            <w:tcW w:w="948" w:type="dxa"/>
            <w:shd w:val="clear" w:color="auto" w:fill="auto"/>
          </w:tcPr>
          <w:p w14:paraId="604E511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3788DA8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1833853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0B898C1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36CFCEF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5D4351D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7AA8625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28D1F31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1967451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7C6CF80A" w14:textId="77777777" w:rsidTr="00124FB6">
        <w:tc>
          <w:tcPr>
            <w:tcW w:w="948" w:type="dxa"/>
            <w:shd w:val="clear" w:color="auto" w:fill="auto"/>
          </w:tcPr>
          <w:p w14:paraId="3186071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850" w:type="dxa"/>
            <w:shd w:val="clear" w:color="auto" w:fill="auto"/>
          </w:tcPr>
          <w:p w14:paraId="7DC9B84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92" w:type="dxa"/>
            <w:shd w:val="clear" w:color="auto" w:fill="auto"/>
          </w:tcPr>
          <w:p w14:paraId="3EAFFA0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8" w:type="dxa"/>
            <w:shd w:val="clear" w:color="auto" w:fill="auto"/>
          </w:tcPr>
          <w:p w14:paraId="00179DD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25" w:type="dxa"/>
            <w:shd w:val="clear" w:color="auto" w:fill="auto"/>
          </w:tcPr>
          <w:p w14:paraId="250FC70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985" w:type="dxa"/>
            <w:shd w:val="clear" w:color="auto" w:fill="auto"/>
          </w:tcPr>
          <w:p w14:paraId="69543E8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9" w:type="dxa"/>
            <w:shd w:val="clear" w:color="auto" w:fill="auto"/>
          </w:tcPr>
          <w:p w14:paraId="5FEF8B5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03C29C8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4536" w:type="dxa"/>
            <w:shd w:val="clear" w:color="auto" w:fill="auto"/>
          </w:tcPr>
          <w:p w14:paraId="5BFC62F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</w:tbl>
    <w:p w14:paraId="1DBC957B" w14:textId="77777777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  <w:sectPr w:rsidR="00734091" w:rsidSect="00734091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44B021F3" w14:textId="5DABE0D1" w:rsidR="00734091" w:rsidRDefault="00734091" w:rsidP="00734091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5" w:name="_Toc222312100"/>
      <w:r>
        <w:rPr>
          <w:rFonts w:ascii="Times New Roman" w:hAnsi="Times New Roman" w:cs="Times New Roman"/>
        </w:rPr>
        <w:lastRenderedPageBreak/>
        <w:t xml:space="preserve">Приложение </w:t>
      </w:r>
      <w:r w:rsidR="000A0ED7">
        <w:rPr>
          <w:rFonts w:ascii="Times New Roman" w:hAnsi="Times New Roman" w:cs="Times New Roman"/>
          <w:lang w:val="en-US"/>
        </w:rPr>
        <w:t>9</w:t>
      </w:r>
      <w:r>
        <w:rPr>
          <w:rFonts w:ascii="Times New Roman" w:hAnsi="Times New Roman" w:cs="Times New Roman"/>
        </w:rPr>
        <w:t>. Заправочная ведомость</w:t>
      </w:r>
      <w:bookmarkEnd w:id="95"/>
    </w:p>
    <w:p w14:paraId="66BF585D" w14:textId="77777777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jc w:val="center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 w:rsidRPr="00734091">
        <w:rPr>
          <w:rFonts w:ascii="Times New Roman" w:eastAsia="Calibri" w:hAnsi="Times New Roman"/>
          <w:b/>
          <w:bCs/>
          <w:sz w:val="28"/>
          <w:szCs w:val="28"/>
          <w:lang w:eastAsia="en-US"/>
        </w:rPr>
        <w:t>Заправочная ведомость</w:t>
      </w:r>
    </w:p>
    <w:p w14:paraId="55ADC8F7" w14:textId="77777777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jc w:val="center"/>
        <w:rPr>
          <w:rFonts w:ascii="Times New Roman" w:eastAsia="Calibri" w:hAnsi="Times New Roman"/>
          <w:sz w:val="22"/>
          <w:szCs w:val="22"/>
          <w:lang w:eastAsia="en-US"/>
        </w:rPr>
      </w:pPr>
      <w:r w:rsidRPr="00734091">
        <w:rPr>
          <w:rFonts w:ascii="Times New Roman" w:eastAsia="Calibri" w:hAnsi="Times New Roman"/>
          <w:sz w:val="22"/>
          <w:szCs w:val="22"/>
          <w:lang w:eastAsia="en-US"/>
        </w:rPr>
        <w:t>За «_</w:t>
      </w:r>
      <w:proofErr w:type="gramStart"/>
      <w:r w:rsidRPr="00734091">
        <w:rPr>
          <w:rFonts w:ascii="Times New Roman" w:eastAsia="Calibri" w:hAnsi="Times New Roman"/>
          <w:sz w:val="22"/>
          <w:szCs w:val="22"/>
          <w:lang w:eastAsia="en-US"/>
        </w:rPr>
        <w:t>_»_</w:t>
      </w:r>
      <w:proofErr w:type="gramEnd"/>
      <w:r w:rsidRPr="00734091">
        <w:rPr>
          <w:rFonts w:ascii="Times New Roman" w:eastAsia="Calibri" w:hAnsi="Times New Roman"/>
          <w:sz w:val="22"/>
          <w:szCs w:val="22"/>
          <w:lang w:eastAsia="en-US"/>
        </w:rPr>
        <w:t>__________________202__г.</w:t>
      </w:r>
    </w:p>
    <w:p w14:paraId="07039C20" w14:textId="237A3446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rPr>
          <w:rFonts w:ascii="Times New Roman" w:eastAsia="Calibri" w:hAnsi="Times New Roman"/>
          <w:sz w:val="22"/>
          <w:szCs w:val="22"/>
          <w:lang w:eastAsia="en-US"/>
        </w:rPr>
      </w:pPr>
      <w:r w:rsidRPr="00734091">
        <w:rPr>
          <w:rFonts w:ascii="Times New Roman" w:eastAsia="Calibri" w:hAnsi="Times New Roman"/>
          <w:sz w:val="22"/>
          <w:szCs w:val="22"/>
          <w:lang w:eastAsia="en-US"/>
        </w:rPr>
        <w:t>Наименование нефтепродукта_____________________________________________________________</w:t>
      </w:r>
    </w:p>
    <w:p w14:paraId="30893CC9" w14:textId="47BEA427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rPr>
          <w:rFonts w:ascii="Times New Roman" w:eastAsia="Calibri" w:hAnsi="Times New Roman"/>
          <w:sz w:val="22"/>
          <w:szCs w:val="22"/>
          <w:lang w:eastAsia="en-US"/>
        </w:rPr>
      </w:pPr>
      <w:r w:rsidRPr="00734091">
        <w:rPr>
          <w:rFonts w:ascii="Times New Roman" w:eastAsia="Calibri" w:hAnsi="Times New Roman"/>
          <w:sz w:val="22"/>
          <w:szCs w:val="22"/>
          <w:lang w:eastAsia="en-US"/>
        </w:rPr>
        <w:t xml:space="preserve">Автозаправщик (марка, гос. </w:t>
      </w:r>
      <w:proofErr w:type="gramStart"/>
      <w:r w:rsidRPr="00734091">
        <w:rPr>
          <w:rFonts w:ascii="Times New Roman" w:eastAsia="Calibri" w:hAnsi="Times New Roman"/>
          <w:sz w:val="22"/>
          <w:szCs w:val="22"/>
          <w:lang w:eastAsia="en-US"/>
        </w:rPr>
        <w:t>Номер)_</w:t>
      </w:r>
      <w:proofErr w:type="gramEnd"/>
      <w:r w:rsidRPr="00734091">
        <w:rPr>
          <w:rFonts w:ascii="Times New Roman" w:eastAsia="Calibri" w:hAnsi="Times New Roman"/>
          <w:sz w:val="22"/>
          <w:szCs w:val="22"/>
          <w:lang w:eastAsia="en-US"/>
        </w:rPr>
        <w:t>_______________________________________________________</w:t>
      </w:r>
    </w:p>
    <w:p w14:paraId="1BEDB799" w14:textId="77AC518B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rPr>
          <w:rFonts w:ascii="Times New Roman" w:eastAsia="Calibri" w:hAnsi="Times New Roman"/>
          <w:sz w:val="22"/>
          <w:szCs w:val="22"/>
          <w:lang w:eastAsia="en-US"/>
        </w:rPr>
      </w:pPr>
      <w:r w:rsidRPr="00734091">
        <w:rPr>
          <w:rFonts w:ascii="Times New Roman" w:eastAsia="Calibri" w:hAnsi="Times New Roman"/>
          <w:sz w:val="22"/>
          <w:szCs w:val="22"/>
          <w:lang w:eastAsia="en-US"/>
        </w:rPr>
        <w:t>ФИО оператора/ водителя_________________________________________________________________</w:t>
      </w:r>
    </w:p>
    <w:p w14:paraId="09A9347D" w14:textId="77777777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 w:rsidRPr="00734091">
        <w:rPr>
          <w:rFonts w:ascii="Times New Roman" w:eastAsia="Calibri" w:hAnsi="Times New Roman"/>
          <w:sz w:val="22"/>
          <w:szCs w:val="22"/>
          <w:lang w:eastAsia="en-US"/>
        </w:rPr>
        <w:t>Показания счетчика на начало смены</w:t>
      </w:r>
      <w:r w:rsidRPr="00734091">
        <w:rPr>
          <w:rFonts w:ascii="Times New Roman" w:eastAsia="Calibri" w:hAnsi="Times New Roman"/>
          <w:b/>
          <w:bCs/>
          <w:sz w:val="28"/>
          <w:szCs w:val="28"/>
          <w:lang w:eastAsia="en-US"/>
        </w:rPr>
        <w:t>_____________                 ________/______________</w:t>
      </w:r>
    </w:p>
    <w:p w14:paraId="3B4F52F6" w14:textId="77777777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jc w:val="right"/>
        <w:rPr>
          <w:rFonts w:ascii="Times New Roman" w:eastAsia="Calibri" w:hAnsi="Times New Roman"/>
          <w:sz w:val="12"/>
          <w:szCs w:val="12"/>
          <w:lang w:eastAsia="en-US"/>
        </w:rPr>
      </w:pPr>
      <w:r w:rsidRPr="00734091">
        <w:rPr>
          <w:rFonts w:ascii="Times New Roman" w:eastAsia="Calibri" w:hAnsi="Times New Roman"/>
          <w:sz w:val="12"/>
          <w:szCs w:val="12"/>
          <w:lang w:eastAsia="en-US"/>
        </w:rPr>
        <w:t>Подпись расшифровка подписи оператора АЗС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3"/>
        <w:gridCol w:w="1600"/>
        <w:gridCol w:w="1604"/>
        <w:gridCol w:w="1601"/>
        <w:gridCol w:w="1602"/>
        <w:gridCol w:w="1607"/>
      </w:tblGrid>
      <w:tr w:rsidR="00734091" w:rsidRPr="00734091" w14:paraId="33643678" w14:textId="77777777" w:rsidTr="00124FB6">
        <w:tc>
          <w:tcPr>
            <w:tcW w:w="1666" w:type="dxa"/>
            <w:shd w:val="clear" w:color="auto" w:fill="auto"/>
            <w:vAlign w:val="center"/>
          </w:tcPr>
          <w:p w14:paraId="6D2E8001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734091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Наименование, марка, гос. Номер техники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2BF1A1FF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734091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№ и дата путевого листа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6FE08262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734091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ФИО водителя механизатора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12F6E623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734091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Кол-во, л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24E77BFF" w14:textId="0CD3729B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Подпись</w:t>
            </w:r>
            <w:r w:rsidRPr="00734091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 xml:space="preserve"> в получении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5F8CB0B7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  <w:r w:rsidRPr="00734091">
              <w:rPr>
                <w:rFonts w:ascii="Times New Roman" w:eastAsia="Calibri" w:hAnsi="Times New Roman"/>
                <w:sz w:val="18"/>
                <w:szCs w:val="18"/>
                <w:lang w:eastAsia="en-US"/>
              </w:rPr>
              <w:t>Расшифровка подписи</w:t>
            </w:r>
          </w:p>
        </w:tc>
      </w:tr>
      <w:tr w:rsidR="00734091" w:rsidRPr="00734091" w14:paraId="5F0B49FA" w14:textId="77777777" w:rsidTr="00124FB6">
        <w:tc>
          <w:tcPr>
            <w:tcW w:w="1666" w:type="dxa"/>
            <w:shd w:val="clear" w:color="auto" w:fill="auto"/>
            <w:vAlign w:val="center"/>
          </w:tcPr>
          <w:p w14:paraId="268A7934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2958910A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45C0FB9B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17815462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578EFCBB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23827690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</w:tr>
      <w:tr w:rsidR="00734091" w:rsidRPr="00734091" w14:paraId="7416DED5" w14:textId="77777777" w:rsidTr="00124FB6">
        <w:tc>
          <w:tcPr>
            <w:tcW w:w="1666" w:type="dxa"/>
            <w:shd w:val="clear" w:color="auto" w:fill="auto"/>
            <w:vAlign w:val="center"/>
          </w:tcPr>
          <w:p w14:paraId="4F21E997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630B23AA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3D641A7B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4458C5D6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1CAA84D3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54B66393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</w:tr>
      <w:tr w:rsidR="00734091" w:rsidRPr="00734091" w14:paraId="57BB0389" w14:textId="77777777" w:rsidTr="00124FB6">
        <w:tc>
          <w:tcPr>
            <w:tcW w:w="1666" w:type="dxa"/>
            <w:shd w:val="clear" w:color="auto" w:fill="auto"/>
            <w:vAlign w:val="center"/>
          </w:tcPr>
          <w:p w14:paraId="2C6F88D1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4DE08215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38EB3666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3292A792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3F334E93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2E5A42A2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</w:tr>
      <w:tr w:rsidR="00734091" w:rsidRPr="00734091" w14:paraId="611A43AF" w14:textId="77777777" w:rsidTr="00124FB6">
        <w:tc>
          <w:tcPr>
            <w:tcW w:w="1666" w:type="dxa"/>
            <w:shd w:val="clear" w:color="auto" w:fill="auto"/>
            <w:vAlign w:val="center"/>
          </w:tcPr>
          <w:p w14:paraId="3C8391EF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1E825EA2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0A753A68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4E4E5B2E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2F0CE4C7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1CB183CE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</w:tr>
      <w:tr w:rsidR="00734091" w:rsidRPr="00734091" w14:paraId="14D57E33" w14:textId="77777777" w:rsidTr="00124FB6">
        <w:tc>
          <w:tcPr>
            <w:tcW w:w="1666" w:type="dxa"/>
            <w:shd w:val="clear" w:color="auto" w:fill="auto"/>
            <w:vAlign w:val="center"/>
          </w:tcPr>
          <w:p w14:paraId="47A38636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6760A633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01D4D18A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5C775AE5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69E6F322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5C0A5E6E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</w:tr>
      <w:tr w:rsidR="00734091" w:rsidRPr="00734091" w14:paraId="0E22F582" w14:textId="77777777" w:rsidTr="00124FB6">
        <w:tc>
          <w:tcPr>
            <w:tcW w:w="1666" w:type="dxa"/>
            <w:shd w:val="clear" w:color="auto" w:fill="auto"/>
            <w:vAlign w:val="center"/>
          </w:tcPr>
          <w:p w14:paraId="5D573501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75995654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1691D518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73A8C7DE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2D087ACC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395BB45C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</w:tr>
      <w:tr w:rsidR="00734091" w:rsidRPr="00734091" w14:paraId="345C6C12" w14:textId="77777777" w:rsidTr="00124FB6">
        <w:tc>
          <w:tcPr>
            <w:tcW w:w="1666" w:type="dxa"/>
            <w:shd w:val="clear" w:color="auto" w:fill="auto"/>
            <w:vAlign w:val="center"/>
          </w:tcPr>
          <w:p w14:paraId="6E3125A9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6E7EAF64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0D1B77DB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71D1CF04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18FFD114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2904B339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</w:tr>
      <w:tr w:rsidR="00734091" w:rsidRPr="00734091" w14:paraId="6A22EE5A" w14:textId="77777777" w:rsidTr="00124FB6">
        <w:tc>
          <w:tcPr>
            <w:tcW w:w="1666" w:type="dxa"/>
            <w:shd w:val="clear" w:color="auto" w:fill="auto"/>
            <w:vAlign w:val="center"/>
          </w:tcPr>
          <w:p w14:paraId="58AACAA0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2B2C3F08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5B7AE6C1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14F35395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55DA29F5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2D888A00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</w:tr>
      <w:tr w:rsidR="00734091" w:rsidRPr="00734091" w14:paraId="6E0098E2" w14:textId="77777777" w:rsidTr="00124FB6">
        <w:tc>
          <w:tcPr>
            <w:tcW w:w="1666" w:type="dxa"/>
            <w:shd w:val="clear" w:color="auto" w:fill="auto"/>
            <w:vAlign w:val="center"/>
          </w:tcPr>
          <w:p w14:paraId="591ED00E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0E208F5E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1228BA4E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3F7FFBCE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2BEBF3E4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15F83471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</w:tr>
      <w:tr w:rsidR="00734091" w:rsidRPr="00734091" w14:paraId="0A65A08D" w14:textId="77777777" w:rsidTr="00124FB6">
        <w:tc>
          <w:tcPr>
            <w:tcW w:w="1666" w:type="dxa"/>
            <w:shd w:val="clear" w:color="auto" w:fill="auto"/>
            <w:vAlign w:val="center"/>
          </w:tcPr>
          <w:p w14:paraId="27F5FB08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22AC2F29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4299F5C9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2776FB36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1A8FFC45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</w:tcPr>
          <w:p w14:paraId="20CD98A4" w14:textId="77777777" w:rsidR="00734091" w:rsidRPr="00734091" w:rsidRDefault="00734091" w:rsidP="00734091">
            <w:pPr>
              <w:widowControl w:val="0"/>
              <w:suppressAutoHyphens w:val="0"/>
              <w:spacing w:after="0" w:line="360" w:lineRule="auto"/>
              <w:ind w:left="0"/>
              <w:jc w:val="center"/>
              <w:rPr>
                <w:rFonts w:ascii="Times New Roman" w:eastAsia="Calibri" w:hAnsi="Times New Roman"/>
                <w:sz w:val="18"/>
                <w:szCs w:val="18"/>
                <w:lang w:eastAsia="en-US"/>
              </w:rPr>
            </w:pPr>
          </w:p>
        </w:tc>
      </w:tr>
    </w:tbl>
    <w:p w14:paraId="77CCF3F2" w14:textId="39699781" w:rsidR="00734091" w:rsidRPr="00734091" w:rsidRDefault="00734091" w:rsidP="00734091">
      <w:pPr>
        <w:widowControl w:val="0"/>
        <w:suppressAutoHyphens w:val="0"/>
        <w:spacing w:before="200" w:after="0" w:line="360" w:lineRule="auto"/>
        <w:ind w:left="0"/>
        <w:jc w:val="left"/>
        <w:rPr>
          <w:rFonts w:ascii="Times New Roman" w:eastAsia="Calibri" w:hAnsi="Times New Roman"/>
          <w:sz w:val="24"/>
          <w:lang w:eastAsia="en-US"/>
        </w:rPr>
      </w:pPr>
      <w:r w:rsidRPr="00734091">
        <w:rPr>
          <w:rFonts w:ascii="Times New Roman" w:eastAsia="Calibri" w:hAnsi="Times New Roman"/>
          <w:sz w:val="24"/>
          <w:lang w:eastAsia="en-US"/>
        </w:rPr>
        <w:t>Показания счетчика на конец смены_____________               _________/___________________</w:t>
      </w:r>
    </w:p>
    <w:p w14:paraId="0CB789FF" w14:textId="77777777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jc w:val="right"/>
        <w:rPr>
          <w:rFonts w:ascii="Times New Roman" w:eastAsia="Calibri" w:hAnsi="Times New Roman"/>
          <w:sz w:val="16"/>
          <w:szCs w:val="16"/>
          <w:lang w:eastAsia="en-US"/>
        </w:rPr>
      </w:pPr>
      <w:r w:rsidRPr="00734091">
        <w:rPr>
          <w:rFonts w:ascii="Times New Roman" w:eastAsia="Calibri" w:hAnsi="Times New Roman"/>
          <w:sz w:val="16"/>
          <w:szCs w:val="16"/>
          <w:lang w:eastAsia="en-US"/>
        </w:rPr>
        <w:t xml:space="preserve">Подпись и расшифровка подписи </w:t>
      </w:r>
    </w:p>
    <w:p w14:paraId="7835B182" w14:textId="6B407064" w:rsidR="00734091" w:rsidRPr="00734091" w:rsidRDefault="00734091" w:rsidP="00734091">
      <w:pPr>
        <w:widowControl w:val="0"/>
        <w:suppressAutoHyphens w:val="0"/>
        <w:spacing w:before="200" w:after="0" w:line="360" w:lineRule="auto"/>
        <w:ind w:left="0"/>
        <w:jc w:val="left"/>
        <w:rPr>
          <w:rFonts w:ascii="Times New Roman" w:eastAsia="Calibri" w:hAnsi="Times New Roman"/>
          <w:sz w:val="24"/>
          <w:lang w:eastAsia="en-US"/>
        </w:rPr>
      </w:pPr>
      <w:r w:rsidRPr="00734091">
        <w:rPr>
          <w:rFonts w:ascii="Times New Roman" w:eastAsia="Calibri" w:hAnsi="Times New Roman"/>
          <w:sz w:val="24"/>
          <w:lang w:eastAsia="en-US"/>
        </w:rPr>
        <w:t>Расход топлива по счетчику____________________               _________/___________________</w:t>
      </w:r>
    </w:p>
    <w:p w14:paraId="3EE7B912" w14:textId="77777777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jc w:val="right"/>
        <w:rPr>
          <w:rFonts w:ascii="Times New Roman" w:eastAsia="Calibri" w:hAnsi="Times New Roman"/>
          <w:sz w:val="16"/>
          <w:szCs w:val="16"/>
          <w:lang w:eastAsia="en-US"/>
        </w:rPr>
      </w:pPr>
      <w:r w:rsidRPr="00734091">
        <w:rPr>
          <w:rFonts w:ascii="Times New Roman" w:eastAsia="Calibri" w:hAnsi="Times New Roman"/>
          <w:sz w:val="16"/>
          <w:szCs w:val="16"/>
          <w:lang w:eastAsia="en-US"/>
        </w:rPr>
        <w:t xml:space="preserve">Подпись и расшифровка подписи </w:t>
      </w:r>
    </w:p>
    <w:p w14:paraId="5AB3B04B" w14:textId="77777777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jc w:val="right"/>
        <w:rPr>
          <w:rFonts w:ascii="Times New Roman" w:eastAsia="Calibri" w:hAnsi="Times New Roman"/>
          <w:sz w:val="16"/>
          <w:szCs w:val="16"/>
          <w:lang w:eastAsia="en-US"/>
        </w:rPr>
      </w:pPr>
    </w:p>
    <w:p w14:paraId="3A7F1566" w14:textId="2224A68A" w:rsidR="00734091" w:rsidRPr="00734091" w:rsidRDefault="00734091" w:rsidP="00734091">
      <w:pPr>
        <w:widowControl w:val="0"/>
        <w:suppressAutoHyphens w:val="0"/>
        <w:spacing w:before="200" w:after="0" w:line="360" w:lineRule="auto"/>
        <w:ind w:left="0"/>
        <w:jc w:val="left"/>
        <w:rPr>
          <w:rFonts w:ascii="Times New Roman" w:eastAsia="Calibri" w:hAnsi="Times New Roman"/>
          <w:sz w:val="24"/>
          <w:lang w:eastAsia="en-US"/>
        </w:rPr>
      </w:pPr>
      <w:r w:rsidRPr="00734091">
        <w:rPr>
          <w:rFonts w:ascii="Times New Roman" w:eastAsia="Calibri" w:hAnsi="Times New Roman"/>
          <w:sz w:val="24"/>
          <w:lang w:eastAsia="en-US"/>
        </w:rPr>
        <w:t>Ведомость выдал заведующий нефтебазы                                _________/___________________</w:t>
      </w:r>
    </w:p>
    <w:p w14:paraId="3864AFF7" w14:textId="77777777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jc w:val="right"/>
        <w:rPr>
          <w:rFonts w:ascii="Times New Roman" w:eastAsia="Calibri" w:hAnsi="Times New Roman"/>
          <w:sz w:val="16"/>
          <w:szCs w:val="16"/>
          <w:lang w:eastAsia="en-US"/>
        </w:rPr>
      </w:pPr>
      <w:r w:rsidRPr="00734091">
        <w:rPr>
          <w:rFonts w:ascii="Times New Roman" w:eastAsia="Calibri" w:hAnsi="Times New Roman"/>
          <w:sz w:val="16"/>
          <w:szCs w:val="16"/>
          <w:lang w:eastAsia="en-US"/>
        </w:rPr>
        <w:t>Подпись и расшифровка</w:t>
      </w:r>
    </w:p>
    <w:p w14:paraId="71DB1ED1" w14:textId="165E936F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551C95EA" w14:textId="26E06293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09327912" w14:textId="705B6EF1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7EBC17B9" w14:textId="10E6FDEF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08A878B1" w14:textId="422AE0FD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020616B7" w14:textId="3EA224ED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28E88343" w14:textId="548776B6" w:rsidR="00734091" w:rsidRDefault="00734091" w:rsidP="00734091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6" w:name="_Toc222312101"/>
      <w:r>
        <w:rPr>
          <w:rFonts w:ascii="Times New Roman" w:hAnsi="Times New Roman" w:cs="Times New Roman"/>
        </w:rPr>
        <w:lastRenderedPageBreak/>
        <w:t xml:space="preserve">Приложение </w:t>
      </w:r>
      <w:r w:rsidR="000A0ED7" w:rsidRPr="008605D4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Лимитно</w:t>
      </w:r>
      <w:proofErr w:type="spellEnd"/>
      <w:r>
        <w:rPr>
          <w:rFonts w:ascii="Times New Roman" w:hAnsi="Times New Roman" w:cs="Times New Roman"/>
        </w:rPr>
        <w:t>-заборная карта</w:t>
      </w:r>
      <w:bookmarkEnd w:id="96"/>
    </w:p>
    <w:p w14:paraId="3F1535B4" w14:textId="77777777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jc w:val="center"/>
        <w:rPr>
          <w:rFonts w:ascii="Times New Roman" w:eastAsia="Calibri" w:hAnsi="Times New Roman"/>
          <w:sz w:val="18"/>
          <w:szCs w:val="18"/>
          <w:lang w:eastAsia="en-US"/>
        </w:rPr>
      </w:pPr>
      <w:proofErr w:type="spellStart"/>
      <w:r w:rsidRPr="00734091">
        <w:rPr>
          <w:rFonts w:ascii="Times New Roman" w:eastAsia="Calibri" w:hAnsi="Times New Roman"/>
          <w:sz w:val="18"/>
          <w:szCs w:val="18"/>
          <w:lang w:eastAsia="en-US"/>
        </w:rPr>
        <w:t>Лимитно</w:t>
      </w:r>
      <w:proofErr w:type="spellEnd"/>
      <w:r w:rsidRPr="00734091">
        <w:rPr>
          <w:rFonts w:ascii="Times New Roman" w:eastAsia="Calibri" w:hAnsi="Times New Roman"/>
          <w:sz w:val="18"/>
          <w:szCs w:val="18"/>
          <w:lang w:eastAsia="en-US"/>
        </w:rPr>
        <w:t>-заборная карта</w:t>
      </w:r>
    </w:p>
    <w:tbl>
      <w:tblPr>
        <w:tblW w:w="9781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3686"/>
        <w:gridCol w:w="2551"/>
        <w:gridCol w:w="2410"/>
      </w:tblGrid>
      <w:tr w:rsidR="00734091" w:rsidRPr="00734091" w14:paraId="52FB02E1" w14:textId="77777777" w:rsidTr="00124FB6">
        <w:trPr>
          <w:trHeight w:hRule="exact" w:val="280"/>
        </w:trPr>
        <w:tc>
          <w:tcPr>
            <w:tcW w:w="73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A0B8A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 w:firstLine="567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597C1C" w14:textId="77777777" w:rsidR="00734091" w:rsidRPr="00734091" w:rsidRDefault="00734091" w:rsidP="00734091">
            <w:pPr>
              <w:suppressAutoHyphens w:val="0"/>
              <w:spacing w:before="20" w:after="5" w:line="234" w:lineRule="auto"/>
              <w:ind w:left="0"/>
              <w:jc w:val="center"/>
              <w:rPr>
                <w:rFonts w:cs="Arial"/>
                <w:color w:val="000000"/>
                <w:sz w:val="18"/>
                <w:szCs w:val="18"/>
                <w:lang w:val="en-US" w:eastAsia="en-US"/>
              </w:rPr>
            </w:pPr>
            <w:proofErr w:type="spellStart"/>
            <w:r w:rsidRPr="00734091">
              <w:rPr>
                <w:rFonts w:cs="Arial"/>
                <w:color w:val="000000"/>
                <w:sz w:val="18"/>
                <w:szCs w:val="18"/>
                <w:lang w:val="en-US" w:eastAsia="en-US"/>
              </w:rPr>
              <w:t>Коды</w:t>
            </w:r>
            <w:proofErr w:type="spellEnd"/>
          </w:p>
        </w:tc>
      </w:tr>
      <w:tr w:rsidR="00734091" w:rsidRPr="00734091" w14:paraId="6C3FB27B" w14:textId="77777777" w:rsidTr="00124FB6">
        <w:trPr>
          <w:trHeight w:hRule="exact" w:val="240"/>
        </w:trPr>
        <w:tc>
          <w:tcPr>
            <w:tcW w:w="737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AA613C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 w:right="170" w:firstLine="567"/>
              <w:jc w:val="right"/>
              <w:rPr>
                <w:rFonts w:cs="Arial"/>
                <w:color w:val="000000"/>
                <w:sz w:val="18"/>
                <w:szCs w:val="18"/>
                <w:lang w:val="en-US" w:eastAsia="en-US"/>
              </w:rPr>
            </w:pPr>
            <w:proofErr w:type="spellStart"/>
            <w:r w:rsidRPr="00734091">
              <w:rPr>
                <w:rFonts w:cs="Arial"/>
                <w:color w:val="000000"/>
                <w:sz w:val="18"/>
                <w:szCs w:val="18"/>
                <w:lang w:val="en-US" w:eastAsia="en-US"/>
              </w:rPr>
              <w:t>Форма</w:t>
            </w:r>
            <w:proofErr w:type="spellEnd"/>
            <w:r w:rsidRPr="00734091">
              <w:rPr>
                <w:rFonts w:cs="Arial"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734091">
              <w:rPr>
                <w:rFonts w:cs="Arial"/>
                <w:color w:val="000000"/>
                <w:sz w:val="18"/>
                <w:szCs w:val="18"/>
                <w:lang w:val="en-US" w:eastAsia="en-US"/>
              </w:rPr>
              <w:t>по</w:t>
            </w:r>
            <w:proofErr w:type="spellEnd"/>
            <w:r w:rsidRPr="00734091">
              <w:rPr>
                <w:rFonts w:cs="Arial"/>
                <w:color w:val="000000"/>
                <w:sz w:val="18"/>
                <w:szCs w:val="18"/>
                <w:lang w:val="en-US" w:eastAsia="en-US"/>
              </w:rPr>
              <w:t xml:space="preserve"> ОКУД</w:t>
            </w:r>
          </w:p>
        </w:tc>
        <w:tc>
          <w:tcPr>
            <w:tcW w:w="241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D60F910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center"/>
              <w:rPr>
                <w:rFonts w:cs="Arial"/>
                <w:color w:val="000000"/>
                <w:sz w:val="18"/>
                <w:szCs w:val="18"/>
                <w:lang w:val="en-US" w:eastAsia="en-US"/>
              </w:rPr>
            </w:pPr>
            <w:r w:rsidRPr="00734091">
              <w:rPr>
                <w:rFonts w:cs="Arial"/>
                <w:color w:val="000000"/>
                <w:sz w:val="18"/>
                <w:szCs w:val="18"/>
                <w:lang w:val="en-US" w:eastAsia="en-US"/>
              </w:rPr>
              <w:t>0315005</w:t>
            </w:r>
          </w:p>
        </w:tc>
      </w:tr>
      <w:tr w:rsidR="00734091" w:rsidRPr="00734091" w14:paraId="4CD54959" w14:textId="77777777" w:rsidTr="00124FB6">
        <w:trPr>
          <w:trHeight w:hRule="exact" w:val="24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EF717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rPr>
                <w:rFonts w:cs="Arial"/>
                <w:color w:val="000000"/>
                <w:sz w:val="17"/>
                <w:szCs w:val="17"/>
                <w:lang w:val="en-US" w:eastAsia="en-US"/>
              </w:rPr>
            </w:pPr>
            <w:proofErr w:type="spellStart"/>
            <w:r w:rsidRPr="00734091">
              <w:rPr>
                <w:rFonts w:cs="Arial"/>
                <w:color w:val="000000"/>
                <w:sz w:val="17"/>
                <w:szCs w:val="17"/>
                <w:lang w:val="en-US" w:eastAsia="en-US"/>
              </w:rPr>
              <w:t>Организация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4A2876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 w:firstLine="567"/>
              <w:rPr>
                <w:rFonts w:cs="Arial"/>
                <w:color w:val="000000"/>
                <w:sz w:val="17"/>
                <w:szCs w:val="17"/>
                <w:lang w:val="en-US" w:eastAsia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0FF216A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 w:right="113" w:firstLine="567"/>
              <w:jc w:val="right"/>
              <w:rPr>
                <w:rFonts w:cs="Arial"/>
                <w:color w:val="000000"/>
                <w:sz w:val="18"/>
                <w:szCs w:val="18"/>
                <w:lang w:val="en-US" w:eastAsia="en-US"/>
              </w:rPr>
            </w:pPr>
            <w:proofErr w:type="spellStart"/>
            <w:r w:rsidRPr="00734091">
              <w:rPr>
                <w:rFonts w:cs="Arial"/>
                <w:color w:val="000000"/>
                <w:sz w:val="18"/>
                <w:szCs w:val="18"/>
                <w:lang w:val="en-US" w:eastAsia="en-US"/>
              </w:rPr>
              <w:t>по</w:t>
            </w:r>
            <w:proofErr w:type="spellEnd"/>
            <w:r w:rsidRPr="00734091">
              <w:rPr>
                <w:rFonts w:cs="Arial"/>
                <w:color w:val="000000"/>
                <w:sz w:val="18"/>
                <w:szCs w:val="18"/>
                <w:lang w:val="en-US" w:eastAsia="en-US"/>
              </w:rPr>
              <w:t xml:space="preserve"> ОКПО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6B1C4BC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 w:firstLine="567"/>
              <w:jc w:val="center"/>
              <w:rPr>
                <w:rFonts w:cs="Arial"/>
                <w:color w:val="000000"/>
                <w:sz w:val="18"/>
                <w:szCs w:val="18"/>
                <w:lang w:val="en-US" w:eastAsia="en-US"/>
              </w:rPr>
            </w:pPr>
          </w:p>
        </w:tc>
      </w:tr>
    </w:tbl>
    <w:p w14:paraId="2D6BA823" w14:textId="77777777" w:rsidR="00734091" w:rsidRPr="00734091" w:rsidRDefault="00734091" w:rsidP="00734091">
      <w:pPr>
        <w:suppressAutoHyphens w:val="0"/>
        <w:spacing w:after="5" w:line="234" w:lineRule="auto"/>
        <w:ind w:left="0" w:firstLine="567"/>
        <w:rPr>
          <w:rFonts w:cs="Arial"/>
          <w:color w:val="000000"/>
          <w:sz w:val="17"/>
          <w:szCs w:val="17"/>
          <w:lang w:val="en-US" w:eastAsia="en-US"/>
        </w:rPr>
      </w:pPr>
    </w:p>
    <w:tbl>
      <w:tblPr>
        <w:tblW w:w="98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1134"/>
        <w:gridCol w:w="1361"/>
        <w:gridCol w:w="1418"/>
        <w:gridCol w:w="1701"/>
        <w:gridCol w:w="794"/>
        <w:gridCol w:w="1134"/>
        <w:gridCol w:w="1474"/>
      </w:tblGrid>
      <w:tr w:rsidR="00734091" w:rsidRPr="00734091" w14:paraId="20CCA447" w14:textId="77777777" w:rsidTr="00124FB6">
        <w:trPr>
          <w:cantSplit/>
        </w:trPr>
        <w:tc>
          <w:tcPr>
            <w:tcW w:w="85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61E0129" w14:textId="77777777" w:rsidR="00734091" w:rsidRPr="00734091" w:rsidRDefault="00734091" w:rsidP="00734091">
            <w:pPr>
              <w:suppressAutoHyphens w:val="0"/>
              <w:spacing w:before="120"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  <w:r w:rsidRPr="00734091">
              <w:rPr>
                <w:rFonts w:cs="Arial"/>
                <w:color w:val="000000"/>
                <w:sz w:val="17"/>
                <w:szCs w:val="17"/>
                <w:lang w:eastAsia="en-US"/>
              </w:rPr>
              <w:t>Дата составления</w:t>
            </w:r>
          </w:p>
        </w:tc>
        <w:tc>
          <w:tcPr>
            <w:tcW w:w="1134" w:type="dxa"/>
            <w:vMerge w:val="restart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181F4F73" w14:textId="77777777" w:rsidR="00734091" w:rsidRPr="00734091" w:rsidRDefault="00734091" w:rsidP="00734091">
            <w:pPr>
              <w:suppressAutoHyphens w:val="0"/>
              <w:spacing w:before="120"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  <w:r w:rsidRPr="00734091">
              <w:rPr>
                <w:rFonts w:cs="Arial"/>
                <w:color w:val="000000"/>
                <w:sz w:val="17"/>
                <w:szCs w:val="17"/>
                <w:lang w:eastAsia="en-US"/>
              </w:rPr>
              <w:t>Код вида операции</w:t>
            </w:r>
          </w:p>
        </w:tc>
        <w:tc>
          <w:tcPr>
            <w:tcW w:w="1361" w:type="dxa"/>
            <w:vMerge w:val="restart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0437A22F" w14:textId="77777777" w:rsidR="00734091" w:rsidRPr="00734091" w:rsidRDefault="00734091" w:rsidP="00734091">
            <w:pPr>
              <w:suppressAutoHyphens w:val="0"/>
              <w:spacing w:before="120"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  <w:r w:rsidRPr="00734091">
              <w:rPr>
                <w:rFonts w:cs="Arial"/>
                <w:color w:val="000000"/>
                <w:sz w:val="17"/>
                <w:szCs w:val="17"/>
                <w:lang w:eastAsia="en-US"/>
              </w:rPr>
              <w:t>Вид деятельности</w:t>
            </w:r>
          </w:p>
        </w:tc>
        <w:tc>
          <w:tcPr>
            <w:tcW w:w="1418" w:type="dxa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6555896A" w14:textId="77777777" w:rsidR="00734091" w:rsidRPr="00734091" w:rsidRDefault="00734091" w:rsidP="00734091">
            <w:pPr>
              <w:suppressAutoHyphens w:val="0"/>
              <w:spacing w:before="80"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  <w:r w:rsidRPr="00734091">
              <w:rPr>
                <w:rFonts w:cs="Arial"/>
                <w:color w:val="000000"/>
                <w:sz w:val="17"/>
                <w:szCs w:val="17"/>
                <w:lang w:eastAsia="en-US"/>
              </w:rPr>
              <w:t>Отправитель</w:t>
            </w:r>
          </w:p>
        </w:tc>
        <w:tc>
          <w:tcPr>
            <w:tcW w:w="1701" w:type="dxa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1D858505" w14:textId="77777777" w:rsidR="00734091" w:rsidRPr="00734091" w:rsidRDefault="00734091" w:rsidP="00734091">
            <w:pPr>
              <w:suppressAutoHyphens w:val="0"/>
              <w:spacing w:before="80"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  <w:r w:rsidRPr="00734091">
              <w:rPr>
                <w:rFonts w:cs="Arial"/>
                <w:color w:val="000000"/>
                <w:sz w:val="17"/>
                <w:szCs w:val="17"/>
                <w:lang w:eastAsia="en-US"/>
              </w:rPr>
              <w:t>Получатель</w:t>
            </w:r>
          </w:p>
        </w:tc>
        <w:tc>
          <w:tcPr>
            <w:tcW w:w="1928" w:type="dxa"/>
            <w:gridSpan w:val="2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14:paraId="264CDEAB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  <w:r w:rsidRPr="00734091">
              <w:rPr>
                <w:rFonts w:cs="Arial"/>
                <w:color w:val="000000"/>
                <w:sz w:val="17"/>
                <w:szCs w:val="17"/>
                <w:lang w:eastAsia="en-US"/>
              </w:rPr>
              <w:t>Корреспондирующий счет</w:t>
            </w:r>
          </w:p>
        </w:tc>
        <w:tc>
          <w:tcPr>
            <w:tcW w:w="1474" w:type="dxa"/>
            <w:vMerge w:val="restart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6E071565" w14:textId="77777777" w:rsidR="00734091" w:rsidRPr="00734091" w:rsidRDefault="00734091" w:rsidP="00734091">
            <w:pPr>
              <w:suppressAutoHyphens w:val="0"/>
              <w:spacing w:before="80"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  <w:r w:rsidRPr="00734091">
              <w:rPr>
                <w:rFonts w:cs="Arial"/>
                <w:color w:val="000000"/>
                <w:sz w:val="17"/>
                <w:szCs w:val="17"/>
                <w:lang w:eastAsia="en-US"/>
              </w:rPr>
              <w:t>Учетная единица выпуска продукции (работ, услуг)</w:t>
            </w:r>
          </w:p>
        </w:tc>
      </w:tr>
      <w:tr w:rsidR="00734091" w:rsidRPr="00734091" w14:paraId="160AC8AB" w14:textId="77777777" w:rsidTr="00124FB6">
        <w:trPr>
          <w:cantSplit/>
          <w:trHeight w:val="724"/>
        </w:trPr>
        <w:tc>
          <w:tcPr>
            <w:tcW w:w="851" w:type="dxa"/>
            <w:vMerge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65C6F083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12" w:space="0" w:color="auto"/>
              <w:right w:val="double" w:sz="4" w:space="0" w:color="auto"/>
            </w:tcBorders>
          </w:tcPr>
          <w:p w14:paraId="1C05BEB0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</w:p>
        </w:tc>
        <w:tc>
          <w:tcPr>
            <w:tcW w:w="1361" w:type="dxa"/>
            <w:vMerge/>
            <w:tcBorders>
              <w:left w:val="nil"/>
              <w:bottom w:val="single" w:sz="12" w:space="0" w:color="auto"/>
              <w:right w:val="double" w:sz="4" w:space="0" w:color="auto"/>
            </w:tcBorders>
          </w:tcPr>
          <w:p w14:paraId="23712B66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</w:p>
        </w:tc>
        <w:tc>
          <w:tcPr>
            <w:tcW w:w="1418" w:type="dxa"/>
            <w:tcBorders>
              <w:left w:val="nil"/>
              <w:bottom w:val="single" w:sz="12" w:space="0" w:color="auto"/>
              <w:right w:val="double" w:sz="4" w:space="0" w:color="auto"/>
            </w:tcBorders>
          </w:tcPr>
          <w:p w14:paraId="479AAA24" w14:textId="77777777" w:rsidR="00734091" w:rsidRPr="00734091" w:rsidRDefault="00734091" w:rsidP="00734091">
            <w:pPr>
              <w:suppressAutoHyphens w:val="0"/>
              <w:spacing w:before="80"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  <w:r w:rsidRPr="00734091">
              <w:rPr>
                <w:rFonts w:cs="Arial"/>
                <w:color w:val="000000"/>
                <w:sz w:val="17"/>
                <w:szCs w:val="17"/>
                <w:lang w:eastAsia="en-US"/>
              </w:rPr>
              <w:t>Структурное подразделение</w:t>
            </w:r>
          </w:p>
        </w:tc>
        <w:tc>
          <w:tcPr>
            <w:tcW w:w="1701" w:type="dxa"/>
            <w:tcBorders>
              <w:left w:val="nil"/>
              <w:bottom w:val="single" w:sz="12" w:space="0" w:color="auto"/>
              <w:right w:val="double" w:sz="4" w:space="0" w:color="auto"/>
            </w:tcBorders>
          </w:tcPr>
          <w:p w14:paraId="137E08DD" w14:textId="77777777" w:rsidR="00734091" w:rsidRPr="00734091" w:rsidRDefault="00734091" w:rsidP="00734091">
            <w:pPr>
              <w:suppressAutoHyphens w:val="0"/>
              <w:spacing w:before="80"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  <w:r w:rsidRPr="00734091">
              <w:rPr>
                <w:rFonts w:cs="Arial"/>
                <w:color w:val="000000"/>
                <w:sz w:val="17"/>
                <w:szCs w:val="17"/>
                <w:lang w:eastAsia="en-US"/>
              </w:rPr>
              <w:t>Структурное подразделение</w:t>
            </w:r>
          </w:p>
        </w:tc>
        <w:tc>
          <w:tcPr>
            <w:tcW w:w="794" w:type="dxa"/>
            <w:tcBorders>
              <w:left w:val="nil"/>
              <w:bottom w:val="single" w:sz="12" w:space="0" w:color="auto"/>
            </w:tcBorders>
          </w:tcPr>
          <w:p w14:paraId="6526BB55" w14:textId="77777777" w:rsidR="00734091" w:rsidRPr="00734091" w:rsidRDefault="00734091" w:rsidP="00734091">
            <w:pPr>
              <w:suppressAutoHyphens w:val="0"/>
              <w:spacing w:before="40"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  <w:r w:rsidRPr="00734091">
              <w:rPr>
                <w:rFonts w:cs="Arial"/>
                <w:color w:val="000000"/>
                <w:sz w:val="17"/>
                <w:szCs w:val="17"/>
                <w:lang w:eastAsia="en-US"/>
              </w:rPr>
              <w:t>Счет, субсчет</w:t>
            </w:r>
          </w:p>
        </w:tc>
        <w:tc>
          <w:tcPr>
            <w:tcW w:w="1134" w:type="dxa"/>
            <w:tcBorders>
              <w:bottom w:val="single" w:sz="12" w:space="0" w:color="auto"/>
              <w:right w:val="double" w:sz="4" w:space="0" w:color="auto"/>
            </w:tcBorders>
          </w:tcPr>
          <w:p w14:paraId="19ED9CCC" w14:textId="77777777" w:rsidR="00734091" w:rsidRPr="00734091" w:rsidRDefault="00734091" w:rsidP="00734091">
            <w:pPr>
              <w:suppressAutoHyphens w:val="0"/>
              <w:spacing w:before="40"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eastAsia="en-US"/>
              </w:rPr>
            </w:pPr>
            <w:r w:rsidRPr="00734091">
              <w:rPr>
                <w:rFonts w:cs="Arial"/>
                <w:color w:val="000000"/>
                <w:sz w:val="17"/>
                <w:szCs w:val="17"/>
                <w:lang w:eastAsia="en-US"/>
              </w:rPr>
              <w:t>Код аналитического учета</w:t>
            </w:r>
          </w:p>
        </w:tc>
        <w:tc>
          <w:tcPr>
            <w:tcW w:w="1474" w:type="dxa"/>
            <w:vMerge/>
            <w:tcBorders>
              <w:left w:val="nil"/>
              <w:bottom w:val="single" w:sz="12" w:space="0" w:color="auto"/>
              <w:right w:val="double" w:sz="4" w:space="0" w:color="auto"/>
            </w:tcBorders>
          </w:tcPr>
          <w:p w14:paraId="4BA50DAF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val="en-US" w:eastAsia="en-US"/>
              </w:rPr>
            </w:pPr>
          </w:p>
        </w:tc>
      </w:tr>
      <w:tr w:rsidR="00734091" w:rsidRPr="00734091" w14:paraId="006752EB" w14:textId="77777777" w:rsidTr="00124FB6">
        <w:trPr>
          <w:trHeight w:val="270"/>
        </w:trPr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6C116A6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288E9F92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val="en-US" w:eastAsia="en-US"/>
              </w:rPr>
            </w:pPr>
          </w:p>
        </w:tc>
        <w:tc>
          <w:tcPr>
            <w:tcW w:w="1361" w:type="dxa"/>
            <w:tcBorders>
              <w:top w:val="single" w:sz="12" w:space="0" w:color="auto"/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028C5F89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val="en-US" w:eastAsia="en-US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5E39C6C9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val="en-US" w:eastAsia="en-US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12" w:space="0" w:color="auto"/>
              <w:right w:val="double" w:sz="4" w:space="0" w:color="auto"/>
            </w:tcBorders>
            <w:vAlign w:val="center"/>
          </w:tcPr>
          <w:p w14:paraId="698BF9D1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val="en-US" w:eastAsia="en-US"/>
              </w:rPr>
            </w:pPr>
          </w:p>
        </w:tc>
        <w:tc>
          <w:tcPr>
            <w:tcW w:w="794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39FBADE1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74A5A3F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val="en-US" w:eastAsia="en-US"/>
              </w:rPr>
            </w:pPr>
          </w:p>
        </w:tc>
        <w:tc>
          <w:tcPr>
            <w:tcW w:w="147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A74DDA1" w14:textId="77777777" w:rsidR="00734091" w:rsidRPr="00734091" w:rsidRDefault="00734091" w:rsidP="00734091">
            <w:pPr>
              <w:suppressAutoHyphens w:val="0"/>
              <w:spacing w:after="5" w:line="234" w:lineRule="auto"/>
              <w:ind w:left="0"/>
              <w:jc w:val="left"/>
              <w:rPr>
                <w:rFonts w:cs="Arial"/>
                <w:color w:val="000000"/>
                <w:sz w:val="17"/>
                <w:szCs w:val="17"/>
                <w:lang w:val="en-US" w:eastAsia="en-US"/>
              </w:rPr>
            </w:pPr>
          </w:p>
        </w:tc>
      </w:tr>
    </w:tbl>
    <w:p w14:paraId="16E4A44A" w14:textId="77777777" w:rsidR="00734091" w:rsidRPr="00734091" w:rsidRDefault="00734091" w:rsidP="00734091">
      <w:pPr>
        <w:widowControl w:val="0"/>
        <w:suppressAutoHyphens w:val="0"/>
        <w:spacing w:after="0" w:line="360" w:lineRule="auto"/>
        <w:ind w:left="0"/>
        <w:jc w:val="center"/>
        <w:rPr>
          <w:rFonts w:ascii="Times New Roman" w:eastAsia="Calibri" w:hAnsi="Times New Roman"/>
          <w:sz w:val="18"/>
          <w:szCs w:val="18"/>
          <w:lang w:eastAsia="en-US"/>
        </w:rPr>
      </w:pPr>
    </w:p>
    <w:p w14:paraId="5C7F7716" w14:textId="77777777" w:rsidR="00734091" w:rsidRPr="00734091" w:rsidRDefault="00734091" w:rsidP="00734091">
      <w:pPr>
        <w:widowControl w:val="0"/>
        <w:suppressAutoHyphens w:val="0"/>
        <w:spacing w:after="0"/>
        <w:ind w:left="0"/>
        <w:jc w:val="left"/>
        <w:rPr>
          <w:rFonts w:ascii="Times New Roman" w:eastAsia="Calibri" w:hAnsi="Times New Roman"/>
          <w:sz w:val="18"/>
          <w:szCs w:val="18"/>
          <w:lang w:eastAsia="en-US"/>
        </w:rPr>
      </w:pPr>
      <w:r w:rsidRPr="00734091">
        <w:rPr>
          <w:rFonts w:ascii="Times New Roman" w:eastAsia="Calibri" w:hAnsi="Times New Roman"/>
          <w:sz w:val="18"/>
          <w:szCs w:val="18"/>
          <w:lang w:eastAsia="en-US"/>
        </w:rPr>
        <w:t>Выдана _____________________________________________________________________________________________________</w:t>
      </w:r>
    </w:p>
    <w:p w14:paraId="210864C9" w14:textId="77777777" w:rsidR="00734091" w:rsidRPr="00734091" w:rsidRDefault="00734091" w:rsidP="00734091">
      <w:pPr>
        <w:widowControl w:val="0"/>
        <w:suppressAutoHyphens w:val="0"/>
        <w:spacing w:after="0"/>
        <w:ind w:left="0"/>
        <w:jc w:val="center"/>
        <w:rPr>
          <w:rFonts w:ascii="Times New Roman" w:eastAsia="Calibri" w:hAnsi="Times New Roman"/>
          <w:sz w:val="22"/>
          <w:szCs w:val="22"/>
          <w:vertAlign w:val="superscript"/>
          <w:lang w:eastAsia="en-US"/>
        </w:rPr>
      </w:pPr>
      <w:r w:rsidRPr="00734091">
        <w:rPr>
          <w:rFonts w:ascii="Times New Roman" w:eastAsia="Calibri" w:hAnsi="Times New Roman"/>
          <w:sz w:val="22"/>
          <w:szCs w:val="22"/>
          <w:vertAlign w:val="superscript"/>
          <w:lang w:eastAsia="en-US"/>
        </w:rPr>
        <w:t>фамилия, имя, отчество получателя</w:t>
      </w:r>
    </w:p>
    <w:p w14:paraId="5A0F3E3F" w14:textId="77777777" w:rsidR="00734091" w:rsidRPr="00734091" w:rsidRDefault="00734091" w:rsidP="00734091">
      <w:pPr>
        <w:widowControl w:val="0"/>
        <w:suppressAutoHyphens w:val="0"/>
        <w:spacing w:after="0"/>
        <w:ind w:left="0"/>
        <w:jc w:val="left"/>
        <w:rPr>
          <w:rFonts w:ascii="Times New Roman" w:eastAsia="Calibri" w:hAnsi="Times New Roman"/>
          <w:sz w:val="22"/>
          <w:szCs w:val="22"/>
          <w:vertAlign w:val="superscript"/>
          <w:lang w:eastAsia="en-US"/>
        </w:rPr>
      </w:pPr>
    </w:p>
    <w:p w14:paraId="15D3DED1" w14:textId="77777777" w:rsidR="00734091" w:rsidRPr="00734091" w:rsidRDefault="00734091" w:rsidP="00734091">
      <w:pPr>
        <w:widowControl w:val="0"/>
        <w:suppressAutoHyphens w:val="0"/>
        <w:spacing w:after="0"/>
        <w:ind w:left="0"/>
        <w:jc w:val="left"/>
        <w:rPr>
          <w:rFonts w:ascii="Times New Roman" w:eastAsia="Calibri" w:hAnsi="Times New Roman"/>
          <w:sz w:val="22"/>
          <w:szCs w:val="22"/>
          <w:lang w:eastAsia="en-US"/>
        </w:rPr>
      </w:pPr>
      <w:r w:rsidRPr="00734091">
        <w:rPr>
          <w:rFonts w:ascii="Times New Roman" w:eastAsia="Calibri" w:hAnsi="Times New Roman"/>
          <w:sz w:val="22"/>
          <w:szCs w:val="22"/>
          <w:lang w:eastAsia="en-US"/>
        </w:rPr>
        <w:t>Для каких целей отпускается _______________________________________________________________</w:t>
      </w:r>
    </w:p>
    <w:p w14:paraId="7C17A8ED" w14:textId="77777777" w:rsidR="00734091" w:rsidRPr="00734091" w:rsidRDefault="00734091" w:rsidP="00734091">
      <w:pPr>
        <w:widowControl w:val="0"/>
        <w:suppressAutoHyphens w:val="0"/>
        <w:spacing w:after="0"/>
        <w:ind w:left="0"/>
        <w:jc w:val="left"/>
        <w:rPr>
          <w:rFonts w:ascii="Times New Roman" w:eastAsia="Calibri" w:hAnsi="Times New Roman"/>
          <w:sz w:val="22"/>
          <w:szCs w:val="22"/>
          <w:lang w:eastAsia="en-US"/>
        </w:rPr>
      </w:pPr>
    </w:p>
    <w:p w14:paraId="32B8845C" w14:textId="77777777" w:rsidR="00734091" w:rsidRPr="00734091" w:rsidRDefault="00734091" w:rsidP="00734091">
      <w:pPr>
        <w:widowControl w:val="0"/>
        <w:suppressAutoHyphens w:val="0"/>
        <w:spacing w:after="0"/>
        <w:ind w:left="0"/>
        <w:jc w:val="left"/>
        <w:rPr>
          <w:rFonts w:ascii="Times New Roman" w:eastAsia="Calibri" w:hAnsi="Times New Roman"/>
          <w:sz w:val="22"/>
          <w:szCs w:val="22"/>
          <w:lang w:eastAsia="en-US"/>
        </w:rPr>
      </w:pPr>
    </w:p>
    <w:p w14:paraId="6BBA856D" w14:textId="77777777" w:rsidR="00734091" w:rsidRPr="00734091" w:rsidRDefault="00734091" w:rsidP="00734091">
      <w:pPr>
        <w:widowControl w:val="0"/>
        <w:pBdr>
          <w:bottom w:val="single" w:sz="12" w:space="1" w:color="auto"/>
        </w:pBdr>
        <w:suppressAutoHyphens w:val="0"/>
        <w:spacing w:after="0"/>
        <w:ind w:left="0"/>
        <w:jc w:val="center"/>
        <w:rPr>
          <w:rFonts w:ascii="Times New Roman" w:eastAsia="Calibri" w:hAnsi="Times New Roman"/>
          <w:b/>
          <w:bCs/>
          <w:szCs w:val="20"/>
          <w:lang w:eastAsia="en-US"/>
        </w:rPr>
      </w:pPr>
      <w:r w:rsidRPr="00734091">
        <w:rPr>
          <w:rFonts w:ascii="Times New Roman" w:eastAsia="Calibri" w:hAnsi="Times New Roman"/>
          <w:b/>
          <w:bCs/>
          <w:szCs w:val="20"/>
          <w:lang w:eastAsia="en-US"/>
        </w:rPr>
        <w:t>РАЗРЕШЕНО</w:t>
      </w:r>
    </w:p>
    <w:p w14:paraId="6D9D95CA" w14:textId="77777777" w:rsidR="00734091" w:rsidRPr="00734091" w:rsidRDefault="00734091" w:rsidP="00734091">
      <w:pPr>
        <w:widowControl w:val="0"/>
        <w:suppressAutoHyphens w:val="0"/>
        <w:spacing w:after="0"/>
        <w:ind w:left="0"/>
        <w:jc w:val="center"/>
        <w:rPr>
          <w:rFonts w:ascii="Times New Roman" w:eastAsia="Calibri" w:hAnsi="Times New Roman"/>
          <w:b/>
          <w:bCs/>
          <w:sz w:val="22"/>
          <w:szCs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1"/>
        <w:gridCol w:w="1045"/>
        <w:gridCol w:w="1203"/>
        <w:gridCol w:w="1202"/>
        <w:gridCol w:w="1202"/>
        <w:gridCol w:w="1202"/>
        <w:gridCol w:w="1202"/>
      </w:tblGrid>
      <w:tr w:rsidR="00734091" w:rsidRPr="00734091" w14:paraId="4EE06772" w14:textId="77777777" w:rsidTr="00124FB6">
        <w:tc>
          <w:tcPr>
            <w:tcW w:w="2660" w:type="dxa"/>
            <w:shd w:val="clear" w:color="auto" w:fill="auto"/>
          </w:tcPr>
          <w:p w14:paraId="51885580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7337" w:type="dxa"/>
            <w:gridSpan w:val="6"/>
            <w:shd w:val="clear" w:color="auto" w:fill="auto"/>
          </w:tcPr>
          <w:p w14:paraId="7644F7B9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sz w:val="22"/>
                <w:szCs w:val="22"/>
                <w:lang w:eastAsia="en-US"/>
              </w:rPr>
            </w:pPr>
            <w:r w:rsidRPr="00734091">
              <w:rPr>
                <w:rFonts w:ascii="Times New Roman" w:eastAsia="Calibri" w:hAnsi="Times New Roman"/>
                <w:sz w:val="22"/>
                <w:szCs w:val="22"/>
                <w:lang w:eastAsia="en-US"/>
              </w:rPr>
              <w:t>Название материальных ценностей</w:t>
            </w:r>
          </w:p>
        </w:tc>
      </w:tr>
      <w:tr w:rsidR="00734091" w:rsidRPr="00734091" w14:paraId="288C0B2C" w14:textId="77777777" w:rsidTr="00124FB6">
        <w:tc>
          <w:tcPr>
            <w:tcW w:w="2660" w:type="dxa"/>
            <w:shd w:val="clear" w:color="auto" w:fill="auto"/>
          </w:tcPr>
          <w:p w14:paraId="11ED6858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szCs w:val="20"/>
                <w:lang w:eastAsia="en-US"/>
              </w:rPr>
            </w:pPr>
            <w:r w:rsidRPr="00734091">
              <w:rPr>
                <w:rFonts w:ascii="Times New Roman" w:eastAsia="Calibri" w:hAnsi="Times New Roman"/>
                <w:szCs w:val="20"/>
                <w:lang w:eastAsia="en-US"/>
              </w:rPr>
              <w:t>Единица измерения</w:t>
            </w:r>
          </w:p>
        </w:tc>
        <w:tc>
          <w:tcPr>
            <w:tcW w:w="1086" w:type="dxa"/>
            <w:shd w:val="clear" w:color="auto" w:fill="auto"/>
          </w:tcPr>
          <w:p w14:paraId="5BC8A8F8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1" w:type="dxa"/>
            <w:shd w:val="clear" w:color="auto" w:fill="auto"/>
          </w:tcPr>
          <w:p w14:paraId="3C072A5B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79F0ACFD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21294E23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48A761AA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585AA580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6710A005" w14:textId="77777777" w:rsidTr="00124FB6">
        <w:tc>
          <w:tcPr>
            <w:tcW w:w="2660" w:type="dxa"/>
            <w:shd w:val="clear" w:color="auto" w:fill="auto"/>
          </w:tcPr>
          <w:p w14:paraId="1F957180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szCs w:val="20"/>
                <w:lang w:eastAsia="en-US"/>
              </w:rPr>
            </w:pPr>
            <w:r w:rsidRPr="00734091">
              <w:rPr>
                <w:rFonts w:ascii="Times New Roman" w:eastAsia="Calibri" w:hAnsi="Times New Roman"/>
                <w:szCs w:val="20"/>
                <w:lang w:eastAsia="en-US"/>
              </w:rPr>
              <w:t>Лимит отпуска</w:t>
            </w:r>
          </w:p>
        </w:tc>
        <w:tc>
          <w:tcPr>
            <w:tcW w:w="1086" w:type="dxa"/>
            <w:shd w:val="clear" w:color="auto" w:fill="auto"/>
          </w:tcPr>
          <w:p w14:paraId="432FFF29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1" w:type="dxa"/>
            <w:shd w:val="clear" w:color="auto" w:fill="auto"/>
          </w:tcPr>
          <w:p w14:paraId="235CA28F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33D5198C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1141E249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2792B681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42703E3E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2A8580D0" w14:textId="77777777" w:rsidTr="00124FB6">
        <w:tc>
          <w:tcPr>
            <w:tcW w:w="2660" w:type="dxa"/>
            <w:shd w:val="clear" w:color="auto" w:fill="auto"/>
          </w:tcPr>
          <w:p w14:paraId="03D7D54F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szCs w:val="20"/>
                <w:lang w:eastAsia="en-US"/>
              </w:rPr>
            </w:pPr>
            <w:r w:rsidRPr="00734091">
              <w:rPr>
                <w:rFonts w:ascii="Times New Roman" w:eastAsia="Calibri" w:hAnsi="Times New Roman"/>
                <w:szCs w:val="20"/>
                <w:lang w:eastAsia="en-US"/>
              </w:rPr>
              <w:t>Дополнительно разрешено</w:t>
            </w:r>
          </w:p>
        </w:tc>
        <w:tc>
          <w:tcPr>
            <w:tcW w:w="1086" w:type="dxa"/>
            <w:shd w:val="clear" w:color="auto" w:fill="auto"/>
          </w:tcPr>
          <w:p w14:paraId="0A1EE3FC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1" w:type="dxa"/>
            <w:shd w:val="clear" w:color="auto" w:fill="auto"/>
          </w:tcPr>
          <w:p w14:paraId="5E1CFB6F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18E6B6B4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65FBE803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0C00A604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50" w:type="dxa"/>
            <w:shd w:val="clear" w:color="auto" w:fill="auto"/>
          </w:tcPr>
          <w:p w14:paraId="0FEDA2A6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</w:tbl>
    <w:p w14:paraId="5EAB827A" w14:textId="77777777" w:rsidR="00734091" w:rsidRPr="00734091" w:rsidRDefault="00734091" w:rsidP="00734091">
      <w:pPr>
        <w:widowControl w:val="0"/>
        <w:suppressAutoHyphens w:val="0"/>
        <w:spacing w:after="0"/>
        <w:ind w:left="0"/>
        <w:jc w:val="center"/>
        <w:rPr>
          <w:rFonts w:ascii="Times New Roman" w:eastAsia="Calibri" w:hAnsi="Times New Roman"/>
          <w:b/>
          <w:bCs/>
          <w:sz w:val="22"/>
          <w:szCs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5"/>
        <w:gridCol w:w="5031"/>
        <w:gridCol w:w="2841"/>
      </w:tblGrid>
      <w:tr w:rsidR="00734091" w:rsidRPr="00734091" w14:paraId="72ED9923" w14:textId="77777777" w:rsidTr="00124FB6">
        <w:tc>
          <w:tcPr>
            <w:tcW w:w="1809" w:type="dxa"/>
            <w:shd w:val="clear" w:color="auto" w:fill="auto"/>
          </w:tcPr>
          <w:p w14:paraId="74B97721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sz w:val="22"/>
                <w:szCs w:val="22"/>
                <w:lang w:eastAsia="en-US"/>
              </w:rPr>
            </w:pPr>
            <w:r w:rsidRPr="00734091">
              <w:rPr>
                <w:rFonts w:ascii="Times New Roman" w:eastAsia="Calibri" w:hAnsi="Times New Roman"/>
                <w:sz w:val="22"/>
                <w:szCs w:val="22"/>
                <w:lang w:eastAsia="en-US"/>
              </w:rPr>
              <w:t>Дата</w:t>
            </w:r>
          </w:p>
        </w:tc>
        <w:tc>
          <w:tcPr>
            <w:tcW w:w="5245" w:type="dxa"/>
            <w:shd w:val="clear" w:color="auto" w:fill="auto"/>
          </w:tcPr>
          <w:p w14:paraId="0A1C3403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sz w:val="22"/>
                <w:szCs w:val="22"/>
                <w:lang w:eastAsia="en-US"/>
              </w:rPr>
            </w:pPr>
            <w:r w:rsidRPr="00734091">
              <w:rPr>
                <w:rFonts w:ascii="Times New Roman" w:eastAsia="Calibri" w:hAnsi="Times New Roman"/>
                <w:sz w:val="22"/>
                <w:szCs w:val="22"/>
                <w:lang w:eastAsia="en-US"/>
              </w:rPr>
              <w:t>Выдано</w:t>
            </w:r>
          </w:p>
        </w:tc>
        <w:tc>
          <w:tcPr>
            <w:tcW w:w="2943" w:type="dxa"/>
            <w:shd w:val="clear" w:color="auto" w:fill="auto"/>
          </w:tcPr>
          <w:p w14:paraId="770416DA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sz w:val="22"/>
                <w:szCs w:val="22"/>
                <w:lang w:eastAsia="en-US"/>
              </w:rPr>
            </w:pPr>
            <w:r w:rsidRPr="00734091">
              <w:rPr>
                <w:rFonts w:ascii="Times New Roman" w:eastAsia="Calibri" w:hAnsi="Times New Roman"/>
                <w:sz w:val="22"/>
                <w:szCs w:val="22"/>
                <w:lang w:eastAsia="en-US"/>
              </w:rPr>
              <w:t>Подпись лица, получившего (отпустившего) ценности</w:t>
            </w:r>
          </w:p>
        </w:tc>
      </w:tr>
      <w:tr w:rsidR="00734091" w:rsidRPr="00734091" w14:paraId="59CC2058" w14:textId="77777777" w:rsidTr="00124FB6">
        <w:tc>
          <w:tcPr>
            <w:tcW w:w="1809" w:type="dxa"/>
            <w:shd w:val="clear" w:color="auto" w:fill="auto"/>
          </w:tcPr>
          <w:p w14:paraId="2018BBF1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6FEED980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391AF23F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729D5C2E" w14:textId="77777777" w:rsidTr="00124FB6">
        <w:tc>
          <w:tcPr>
            <w:tcW w:w="1809" w:type="dxa"/>
            <w:shd w:val="clear" w:color="auto" w:fill="auto"/>
          </w:tcPr>
          <w:p w14:paraId="0701B86C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680CC2A7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4C945C14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0877882D" w14:textId="77777777" w:rsidTr="00124FB6">
        <w:tc>
          <w:tcPr>
            <w:tcW w:w="1809" w:type="dxa"/>
            <w:shd w:val="clear" w:color="auto" w:fill="auto"/>
          </w:tcPr>
          <w:p w14:paraId="19E646A7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3231248C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2253EB53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4695DC51" w14:textId="77777777" w:rsidTr="00124FB6">
        <w:tc>
          <w:tcPr>
            <w:tcW w:w="1809" w:type="dxa"/>
            <w:shd w:val="clear" w:color="auto" w:fill="auto"/>
          </w:tcPr>
          <w:p w14:paraId="6CAFE296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32949632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0952BFD4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53A573A0" w14:textId="77777777" w:rsidTr="00124FB6">
        <w:tc>
          <w:tcPr>
            <w:tcW w:w="1809" w:type="dxa"/>
            <w:shd w:val="clear" w:color="auto" w:fill="auto"/>
          </w:tcPr>
          <w:p w14:paraId="7E31E105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5A927599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3FB6674B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6047FE71" w14:textId="77777777" w:rsidTr="00124FB6">
        <w:tc>
          <w:tcPr>
            <w:tcW w:w="1809" w:type="dxa"/>
            <w:shd w:val="clear" w:color="auto" w:fill="auto"/>
          </w:tcPr>
          <w:p w14:paraId="0D5190A1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0D261941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09A37EE6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3480E548" w14:textId="77777777" w:rsidTr="00124FB6">
        <w:tc>
          <w:tcPr>
            <w:tcW w:w="1809" w:type="dxa"/>
            <w:shd w:val="clear" w:color="auto" w:fill="auto"/>
          </w:tcPr>
          <w:p w14:paraId="44F91A6E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2377BE96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43D7450D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7B64C843" w14:textId="77777777" w:rsidTr="00124FB6">
        <w:tc>
          <w:tcPr>
            <w:tcW w:w="1809" w:type="dxa"/>
            <w:shd w:val="clear" w:color="auto" w:fill="auto"/>
          </w:tcPr>
          <w:p w14:paraId="4FE8C1AA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2F5A6DAD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3B2E544C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60BE7B0D" w14:textId="77777777" w:rsidTr="00124FB6">
        <w:tc>
          <w:tcPr>
            <w:tcW w:w="1809" w:type="dxa"/>
            <w:shd w:val="clear" w:color="auto" w:fill="auto"/>
          </w:tcPr>
          <w:p w14:paraId="6463BEAE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6196FB4A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78333D2A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610335B5" w14:textId="77777777" w:rsidTr="00124FB6">
        <w:tc>
          <w:tcPr>
            <w:tcW w:w="1809" w:type="dxa"/>
            <w:shd w:val="clear" w:color="auto" w:fill="auto"/>
          </w:tcPr>
          <w:p w14:paraId="0683993D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019A61C7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1AA5ADA4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5B7F89E9" w14:textId="77777777" w:rsidTr="00124FB6">
        <w:tc>
          <w:tcPr>
            <w:tcW w:w="1809" w:type="dxa"/>
            <w:shd w:val="clear" w:color="auto" w:fill="auto"/>
          </w:tcPr>
          <w:p w14:paraId="533050E2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7F9BD473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183244A1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71DC8FF1" w14:textId="77777777" w:rsidTr="00124FB6">
        <w:tc>
          <w:tcPr>
            <w:tcW w:w="1809" w:type="dxa"/>
            <w:shd w:val="clear" w:color="auto" w:fill="auto"/>
          </w:tcPr>
          <w:p w14:paraId="46DA9D0A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4BC769F7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3C3900B2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3B460582" w14:textId="77777777" w:rsidTr="00124FB6">
        <w:tc>
          <w:tcPr>
            <w:tcW w:w="1809" w:type="dxa"/>
            <w:shd w:val="clear" w:color="auto" w:fill="auto"/>
          </w:tcPr>
          <w:p w14:paraId="358B043E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312E8362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60731DAB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7ACA4E14" w14:textId="77777777" w:rsidTr="00124FB6">
        <w:tc>
          <w:tcPr>
            <w:tcW w:w="1809" w:type="dxa"/>
            <w:shd w:val="clear" w:color="auto" w:fill="auto"/>
          </w:tcPr>
          <w:p w14:paraId="084E24A5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38E08E4E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19C0214D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556EB643" w14:textId="77777777" w:rsidTr="00124FB6">
        <w:tc>
          <w:tcPr>
            <w:tcW w:w="1809" w:type="dxa"/>
            <w:shd w:val="clear" w:color="auto" w:fill="auto"/>
          </w:tcPr>
          <w:p w14:paraId="3E223D91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42A0B785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2AAD4CF9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7698BDED" w14:textId="77777777" w:rsidTr="00124FB6">
        <w:tc>
          <w:tcPr>
            <w:tcW w:w="1809" w:type="dxa"/>
            <w:shd w:val="clear" w:color="auto" w:fill="auto"/>
          </w:tcPr>
          <w:p w14:paraId="1352FEF6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720BD5F1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4B1B6FB1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734091" w:rsidRPr="00734091" w14:paraId="50980401" w14:textId="77777777" w:rsidTr="00124FB6">
        <w:tc>
          <w:tcPr>
            <w:tcW w:w="1809" w:type="dxa"/>
            <w:shd w:val="clear" w:color="auto" w:fill="auto"/>
          </w:tcPr>
          <w:p w14:paraId="5CBB2B20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245" w:type="dxa"/>
            <w:shd w:val="clear" w:color="auto" w:fill="auto"/>
          </w:tcPr>
          <w:p w14:paraId="1372588C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943" w:type="dxa"/>
            <w:shd w:val="clear" w:color="auto" w:fill="auto"/>
          </w:tcPr>
          <w:p w14:paraId="24BBB83F" w14:textId="77777777" w:rsidR="00734091" w:rsidRPr="00734091" w:rsidRDefault="00734091" w:rsidP="00734091">
            <w:pPr>
              <w:widowControl w:val="0"/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sz w:val="22"/>
                <w:szCs w:val="22"/>
                <w:lang w:eastAsia="en-US"/>
              </w:rPr>
            </w:pPr>
          </w:p>
        </w:tc>
      </w:tr>
    </w:tbl>
    <w:p w14:paraId="6D6F65A6" w14:textId="535CC62C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29B433F7" w14:textId="77777777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  <w:sectPr w:rsidR="00734091" w:rsidSect="00734091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373CB1B4" w14:textId="5A8D3282" w:rsidR="00734091" w:rsidRDefault="00734091" w:rsidP="00734091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7" w:name="_Toc222312102"/>
      <w:r>
        <w:rPr>
          <w:rFonts w:ascii="Times New Roman" w:hAnsi="Times New Roman" w:cs="Times New Roman"/>
        </w:rPr>
        <w:lastRenderedPageBreak/>
        <w:t>Приложение 1</w:t>
      </w:r>
      <w:r w:rsidR="000A0ED7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>. Журнал расхода нефтепродуктов</w:t>
      </w:r>
      <w:bookmarkEnd w:id="97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"/>
        <w:gridCol w:w="842"/>
        <w:gridCol w:w="980"/>
        <w:gridCol w:w="2264"/>
        <w:gridCol w:w="1097"/>
        <w:gridCol w:w="1373"/>
        <w:gridCol w:w="1701"/>
        <w:gridCol w:w="1417"/>
        <w:gridCol w:w="1418"/>
        <w:gridCol w:w="1701"/>
      </w:tblGrid>
      <w:tr w:rsidR="00893C59" w:rsidRPr="00734091" w14:paraId="61E73854" w14:textId="77777777" w:rsidTr="00893C59">
        <w:trPr>
          <w:cantSplit/>
          <w:trHeight w:val="1413"/>
        </w:trPr>
        <w:tc>
          <w:tcPr>
            <w:tcW w:w="941" w:type="dxa"/>
            <w:shd w:val="clear" w:color="auto" w:fill="auto"/>
            <w:vAlign w:val="center"/>
          </w:tcPr>
          <w:p w14:paraId="5620D893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734091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Дата</w:t>
            </w:r>
          </w:p>
        </w:tc>
        <w:tc>
          <w:tcPr>
            <w:tcW w:w="842" w:type="dxa"/>
            <w:shd w:val="clear" w:color="auto" w:fill="auto"/>
            <w:textDirection w:val="btLr"/>
            <w:vAlign w:val="center"/>
          </w:tcPr>
          <w:p w14:paraId="4521646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113" w:right="113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734091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№ емкости</w:t>
            </w:r>
          </w:p>
        </w:tc>
        <w:tc>
          <w:tcPr>
            <w:tcW w:w="980" w:type="dxa"/>
            <w:shd w:val="clear" w:color="auto" w:fill="auto"/>
            <w:textDirection w:val="btLr"/>
            <w:vAlign w:val="center"/>
          </w:tcPr>
          <w:p w14:paraId="2D15BDE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113" w:right="113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734091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№ накладной</w:t>
            </w:r>
          </w:p>
        </w:tc>
        <w:tc>
          <w:tcPr>
            <w:tcW w:w="2264" w:type="dxa"/>
            <w:shd w:val="clear" w:color="auto" w:fill="auto"/>
            <w:vAlign w:val="center"/>
          </w:tcPr>
          <w:p w14:paraId="36240643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734091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Ф.И.О. водителя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1F111807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734091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Время</w:t>
            </w:r>
          </w:p>
        </w:tc>
        <w:tc>
          <w:tcPr>
            <w:tcW w:w="1373" w:type="dxa"/>
            <w:shd w:val="clear" w:color="auto" w:fill="auto"/>
            <w:vAlign w:val="center"/>
          </w:tcPr>
          <w:p w14:paraId="6DD3764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734091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Вид ГСМ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CE0F663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734091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№ авто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D5926E9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734091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Масса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0365E56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734091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Груз сдал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0CDCAB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center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 w:rsidRPr="00734091"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>Груз принял</w:t>
            </w:r>
          </w:p>
        </w:tc>
      </w:tr>
      <w:tr w:rsidR="00893C59" w:rsidRPr="00734091" w14:paraId="4507E1B8" w14:textId="77777777" w:rsidTr="00893C59">
        <w:tc>
          <w:tcPr>
            <w:tcW w:w="941" w:type="dxa"/>
            <w:shd w:val="clear" w:color="auto" w:fill="auto"/>
          </w:tcPr>
          <w:p w14:paraId="7E68EAE5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1A08411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49B6BAF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02308ABA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1B46BCF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03CD115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45EFD2A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1C701B1F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13CD2352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3FD0B6F6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0C64B8B9" w14:textId="77777777" w:rsidTr="00893C59">
        <w:tc>
          <w:tcPr>
            <w:tcW w:w="941" w:type="dxa"/>
            <w:shd w:val="clear" w:color="auto" w:fill="auto"/>
          </w:tcPr>
          <w:p w14:paraId="5A6B2E5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5CDD283A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2B5D1F8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2E8E3097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1FEAE873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11E4443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62E37AF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4BF24B19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2937DC5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5F0CE2C6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1F574610" w14:textId="77777777" w:rsidTr="00893C59">
        <w:tc>
          <w:tcPr>
            <w:tcW w:w="941" w:type="dxa"/>
            <w:shd w:val="clear" w:color="auto" w:fill="auto"/>
          </w:tcPr>
          <w:p w14:paraId="0F0F4F2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595D2D2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669995F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2D1B276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05C3923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3ACDA5E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377561FF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2D3D4A2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235398AF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59154079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75770594" w14:textId="77777777" w:rsidTr="00893C59">
        <w:tc>
          <w:tcPr>
            <w:tcW w:w="941" w:type="dxa"/>
            <w:shd w:val="clear" w:color="auto" w:fill="auto"/>
          </w:tcPr>
          <w:p w14:paraId="7227A11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755AC71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3693B28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5B34359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7CF9A2B2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0FE37EA1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5D6EB713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7B724185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6948818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1D9EF057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5B48EDDE" w14:textId="77777777" w:rsidTr="00893C59">
        <w:tc>
          <w:tcPr>
            <w:tcW w:w="941" w:type="dxa"/>
            <w:shd w:val="clear" w:color="auto" w:fill="auto"/>
          </w:tcPr>
          <w:p w14:paraId="721E0602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04D975B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25849743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6AABB343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58090DF2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6E68D96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7F5121A7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66850C56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19372513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7395F79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7F8F6001" w14:textId="77777777" w:rsidTr="00893C59">
        <w:tc>
          <w:tcPr>
            <w:tcW w:w="941" w:type="dxa"/>
            <w:shd w:val="clear" w:color="auto" w:fill="auto"/>
          </w:tcPr>
          <w:p w14:paraId="17DA418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2B10B6C1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3B3FD45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1AC2F437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441FA232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0C9E2532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33AAD15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3B2E6AF2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7EC9AC6A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19E84AEF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55DD2D7A" w14:textId="77777777" w:rsidTr="00893C59">
        <w:tc>
          <w:tcPr>
            <w:tcW w:w="941" w:type="dxa"/>
            <w:shd w:val="clear" w:color="auto" w:fill="auto"/>
          </w:tcPr>
          <w:p w14:paraId="3A62F482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014AF9A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3458D1D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4E75F759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1E9EEE0F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521F73A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041D0E53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69BB3D39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4F28A0F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64B38409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0DDF0E26" w14:textId="77777777" w:rsidTr="00893C59">
        <w:tc>
          <w:tcPr>
            <w:tcW w:w="941" w:type="dxa"/>
            <w:shd w:val="clear" w:color="auto" w:fill="auto"/>
          </w:tcPr>
          <w:p w14:paraId="212683DA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5D9D169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6E778061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798502E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7ECDF0F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3DA2672F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08FD939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0314ABD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4B119E6A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7DF728A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4F4426F9" w14:textId="77777777" w:rsidTr="00893C59">
        <w:tc>
          <w:tcPr>
            <w:tcW w:w="941" w:type="dxa"/>
            <w:shd w:val="clear" w:color="auto" w:fill="auto"/>
          </w:tcPr>
          <w:p w14:paraId="412E70F1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2DAF9CA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451A6B7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219AA807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452CD38F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63BCE592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40584AE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163F2C9C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109F0D3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40CB3885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1D802FC3" w14:textId="77777777" w:rsidTr="00893C59">
        <w:tc>
          <w:tcPr>
            <w:tcW w:w="941" w:type="dxa"/>
            <w:shd w:val="clear" w:color="auto" w:fill="auto"/>
          </w:tcPr>
          <w:p w14:paraId="0498047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56EEF85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28B99ED6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740F35E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0694E287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18C2FA49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6038D712" w14:textId="10330FA7" w:rsidR="00893C59" w:rsidRPr="00734091" w:rsidRDefault="00390901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  <w:r>
              <w:rPr>
                <w:rFonts w:ascii="Times New Roman" w:eastAsia="SimSun" w:hAnsi="Times New Roman"/>
                <w:sz w:val="24"/>
                <w:szCs w:val="22"/>
                <w:lang w:eastAsia="en-US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7F9FC7A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2FBBEE2C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57ACDBFC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1BB912DF" w14:textId="77777777" w:rsidTr="00893C59">
        <w:tc>
          <w:tcPr>
            <w:tcW w:w="941" w:type="dxa"/>
            <w:shd w:val="clear" w:color="auto" w:fill="auto"/>
          </w:tcPr>
          <w:p w14:paraId="59B4FDD1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0F7A1AB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5A5E8AA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77FA3C2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55E18372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477C94F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4320057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3E7F0A9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2AC6F517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2DB534D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365BB163" w14:textId="77777777" w:rsidTr="00893C59">
        <w:tc>
          <w:tcPr>
            <w:tcW w:w="941" w:type="dxa"/>
            <w:shd w:val="clear" w:color="auto" w:fill="auto"/>
          </w:tcPr>
          <w:p w14:paraId="2615A4A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275AFBA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6876079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130E33B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22E23FEF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5CBB687F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78161F9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03C66B5A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6E111576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207151CC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30AED90C" w14:textId="77777777" w:rsidTr="00893C59">
        <w:tc>
          <w:tcPr>
            <w:tcW w:w="941" w:type="dxa"/>
            <w:shd w:val="clear" w:color="auto" w:fill="auto"/>
          </w:tcPr>
          <w:p w14:paraId="76B0F83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7E2FE465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0E59E55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29C0DF3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673F8D21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0C161085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05C36246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339DD36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48C2C957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73B2E2AC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72448873" w14:textId="77777777" w:rsidTr="00893C59">
        <w:tc>
          <w:tcPr>
            <w:tcW w:w="941" w:type="dxa"/>
            <w:shd w:val="clear" w:color="auto" w:fill="auto"/>
          </w:tcPr>
          <w:p w14:paraId="3EC95EE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4E499615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780F943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08B70EF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71C5670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3D0D6C5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237510C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5D127A70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28EFFF1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1A19FE7C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0FADDD26" w14:textId="77777777" w:rsidTr="00893C59">
        <w:tc>
          <w:tcPr>
            <w:tcW w:w="941" w:type="dxa"/>
            <w:shd w:val="clear" w:color="auto" w:fill="auto"/>
          </w:tcPr>
          <w:p w14:paraId="4A33A6D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3A93E104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562C33AA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78C6D91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7F8373D6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70FFDE56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0C3F34F5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6FDF60AF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678D16E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2AB57DF5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  <w:tr w:rsidR="00893C59" w:rsidRPr="00734091" w14:paraId="39B7F51B" w14:textId="77777777" w:rsidTr="00893C59">
        <w:tc>
          <w:tcPr>
            <w:tcW w:w="941" w:type="dxa"/>
            <w:shd w:val="clear" w:color="auto" w:fill="auto"/>
          </w:tcPr>
          <w:p w14:paraId="1C09B6A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842" w:type="dxa"/>
            <w:shd w:val="clear" w:color="auto" w:fill="auto"/>
          </w:tcPr>
          <w:p w14:paraId="3BB1C358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980" w:type="dxa"/>
            <w:shd w:val="clear" w:color="auto" w:fill="auto"/>
          </w:tcPr>
          <w:p w14:paraId="2D9FDF29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2264" w:type="dxa"/>
            <w:shd w:val="clear" w:color="auto" w:fill="auto"/>
          </w:tcPr>
          <w:p w14:paraId="6940F9B7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097" w:type="dxa"/>
            <w:shd w:val="clear" w:color="auto" w:fill="auto"/>
          </w:tcPr>
          <w:p w14:paraId="7CB8C8C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373" w:type="dxa"/>
            <w:shd w:val="clear" w:color="auto" w:fill="auto"/>
          </w:tcPr>
          <w:p w14:paraId="57FC732E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26651871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7" w:type="dxa"/>
            <w:shd w:val="clear" w:color="auto" w:fill="auto"/>
          </w:tcPr>
          <w:p w14:paraId="0F677CD9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418" w:type="dxa"/>
            <w:shd w:val="clear" w:color="auto" w:fill="auto"/>
          </w:tcPr>
          <w:p w14:paraId="102D437D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3382BDCB" w14:textId="77777777" w:rsidR="00893C59" w:rsidRPr="00734091" w:rsidRDefault="00893C59" w:rsidP="00734091">
            <w:pPr>
              <w:widowControl w:val="0"/>
              <w:suppressAutoHyphens w:val="0"/>
              <w:spacing w:after="0" w:line="276" w:lineRule="auto"/>
              <w:ind w:left="0"/>
              <w:jc w:val="left"/>
              <w:rPr>
                <w:rFonts w:ascii="Times New Roman" w:eastAsia="SimSun" w:hAnsi="Times New Roman"/>
                <w:sz w:val="24"/>
                <w:szCs w:val="22"/>
                <w:lang w:eastAsia="en-US"/>
              </w:rPr>
            </w:pPr>
          </w:p>
        </w:tc>
      </w:tr>
    </w:tbl>
    <w:p w14:paraId="292B7122" w14:textId="61057707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4D981D49" w14:textId="5FA85190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574DDC33" w14:textId="77777777" w:rsidR="00734091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2EE5A243" w14:textId="67C7FA1F" w:rsidR="00734091" w:rsidRDefault="00734091" w:rsidP="00734091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8" w:name="_Toc222312103"/>
      <w:r>
        <w:rPr>
          <w:rFonts w:ascii="Times New Roman" w:hAnsi="Times New Roman" w:cs="Times New Roman"/>
        </w:rPr>
        <w:lastRenderedPageBreak/>
        <w:t>Приложение 1</w:t>
      </w:r>
      <w:r w:rsidR="000A0ED7" w:rsidRPr="008605D4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 Журнал расхода нефтепродуктов (топливозаправщик)</w:t>
      </w:r>
      <w:bookmarkEnd w:id="98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3755"/>
        <w:gridCol w:w="2381"/>
        <w:gridCol w:w="2362"/>
        <w:gridCol w:w="1543"/>
        <w:gridCol w:w="2691"/>
      </w:tblGrid>
      <w:tr w:rsidR="00734091" w:rsidRPr="00DD032F" w14:paraId="2B304C8C" w14:textId="77777777" w:rsidTr="00124FB6">
        <w:trPr>
          <w:cantSplit/>
          <w:trHeight w:val="1413"/>
        </w:trPr>
        <w:tc>
          <w:tcPr>
            <w:tcW w:w="1231" w:type="dxa"/>
            <w:shd w:val="clear" w:color="auto" w:fill="auto"/>
            <w:vAlign w:val="center"/>
          </w:tcPr>
          <w:p w14:paraId="5AFB8FC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 w:rsidRPr="00DD032F">
              <w:rPr>
                <w:rStyle w:val="ListLabel56"/>
                <w:rFonts w:eastAsia="SimSun"/>
                <w:b w:val="0"/>
              </w:rPr>
              <w:t>Дата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7FC7A5A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>
              <w:rPr>
                <w:rStyle w:val="ListLabel56"/>
                <w:rFonts w:eastAsia="SimSun"/>
                <w:b w:val="0"/>
              </w:rPr>
              <w:t>Гос. № техники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92AC1C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>
              <w:rPr>
                <w:rStyle w:val="ListLabel56"/>
                <w:rFonts w:eastAsia="SimSun"/>
                <w:b w:val="0"/>
              </w:rPr>
              <w:t>Показания счетчика до заправки</w:t>
            </w:r>
          </w:p>
        </w:tc>
        <w:tc>
          <w:tcPr>
            <w:tcW w:w="2390" w:type="dxa"/>
            <w:shd w:val="clear" w:color="auto" w:fill="auto"/>
            <w:vAlign w:val="center"/>
          </w:tcPr>
          <w:p w14:paraId="6858952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>
              <w:rPr>
                <w:rStyle w:val="ListLabel56"/>
                <w:rFonts w:eastAsia="SimSun"/>
                <w:b w:val="0"/>
              </w:rPr>
              <w:t>Показания счетчика после заправки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295E08C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>
              <w:rPr>
                <w:rStyle w:val="ListLabel56"/>
                <w:rFonts w:eastAsia="SimSun"/>
                <w:b w:val="0"/>
              </w:rPr>
              <w:t>Выдано литров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783827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jc w:val="center"/>
              <w:rPr>
                <w:rStyle w:val="ListLabel56"/>
                <w:rFonts w:eastAsia="SimSun"/>
                <w:b w:val="0"/>
              </w:rPr>
            </w:pPr>
            <w:r>
              <w:rPr>
                <w:rStyle w:val="ListLabel56"/>
                <w:rFonts w:eastAsia="SimSun"/>
                <w:b w:val="0"/>
              </w:rPr>
              <w:t>Подпись водителя/механизатора</w:t>
            </w:r>
          </w:p>
        </w:tc>
      </w:tr>
      <w:tr w:rsidR="00734091" w:rsidRPr="00DD032F" w14:paraId="41829973" w14:textId="77777777" w:rsidTr="00124FB6">
        <w:tc>
          <w:tcPr>
            <w:tcW w:w="1231" w:type="dxa"/>
            <w:shd w:val="clear" w:color="auto" w:fill="auto"/>
          </w:tcPr>
          <w:p w14:paraId="76F5575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3D25C06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6C53615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55CB628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7690FB4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3304281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426BD9AF" w14:textId="77777777" w:rsidTr="00124FB6">
        <w:tc>
          <w:tcPr>
            <w:tcW w:w="1231" w:type="dxa"/>
            <w:shd w:val="clear" w:color="auto" w:fill="auto"/>
          </w:tcPr>
          <w:p w14:paraId="4A45B93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6FDFC7D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7702D19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4230183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4A1E38B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0472C7E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40365832" w14:textId="77777777" w:rsidTr="00124FB6">
        <w:tc>
          <w:tcPr>
            <w:tcW w:w="1231" w:type="dxa"/>
            <w:shd w:val="clear" w:color="auto" w:fill="auto"/>
          </w:tcPr>
          <w:p w14:paraId="3E8AF69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742243B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618D776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0B2BCC2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2A4373B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78BB303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24C95186" w14:textId="77777777" w:rsidTr="00124FB6">
        <w:tc>
          <w:tcPr>
            <w:tcW w:w="1231" w:type="dxa"/>
            <w:shd w:val="clear" w:color="auto" w:fill="auto"/>
          </w:tcPr>
          <w:p w14:paraId="7FE24D4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27BC8CB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076E36C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2A370C1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1CD6910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6E85F9B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62E9D1DD" w14:textId="77777777" w:rsidTr="00124FB6">
        <w:tc>
          <w:tcPr>
            <w:tcW w:w="1231" w:type="dxa"/>
            <w:shd w:val="clear" w:color="auto" w:fill="auto"/>
          </w:tcPr>
          <w:p w14:paraId="5A49412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4754FC8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2267FFC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0ACCA5D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6802676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3F455C1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2ECE49E4" w14:textId="77777777" w:rsidTr="00124FB6">
        <w:tc>
          <w:tcPr>
            <w:tcW w:w="1231" w:type="dxa"/>
            <w:shd w:val="clear" w:color="auto" w:fill="auto"/>
          </w:tcPr>
          <w:p w14:paraId="3F24F56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07E6923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3384D54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09F6B13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57F9CCE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25364A5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7E2DBF80" w14:textId="77777777" w:rsidTr="00124FB6">
        <w:tc>
          <w:tcPr>
            <w:tcW w:w="1231" w:type="dxa"/>
            <w:shd w:val="clear" w:color="auto" w:fill="auto"/>
          </w:tcPr>
          <w:p w14:paraId="3AF56D5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7470A7A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20DD887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6DC9175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56925EB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48479BB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6BA7097C" w14:textId="77777777" w:rsidTr="00124FB6">
        <w:tc>
          <w:tcPr>
            <w:tcW w:w="1231" w:type="dxa"/>
            <w:shd w:val="clear" w:color="auto" w:fill="auto"/>
          </w:tcPr>
          <w:p w14:paraId="3C1893A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15E534C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1526783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7FDF434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3324DE7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2876ABB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7AEE36CE" w14:textId="77777777" w:rsidTr="00124FB6">
        <w:tc>
          <w:tcPr>
            <w:tcW w:w="1231" w:type="dxa"/>
            <w:shd w:val="clear" w:color="auto" w:fill="auto"/>
          </w:tcPr>
          <w:p w14:paraId="0223D11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3319EAC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0450925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220AC70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1281626F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08A9F37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1D625805" w14:textId="77777777" w:rsidTr="00124FB6">
        <w:tc>
          <w:tcPr>
            <w:tcW w:w="1231" w:type="dxa"/>
            <w:shd w:val="clear" w:color="auto" w:fill="auto"/>
          </w:tcPr>
          <w:p w14:paraId="1FB9727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28696CB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6F7B88E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713F23F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1E546B5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27A5C42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79FEA049" w14:textId="77777777" w:rsidTr="00124FB6">
        <w:tc>
          <w:tcPr>
            <w:tcW w:w="1231" w:type="dxa"/>
            <w:shd w:val="clear" w:color="auto" w:fill="auto"/>
          </w:tcPr>
          <w:p w14:paraId="60D7817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468EC7A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6E8D996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4942A81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1D371927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65CCB9B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5134BA77" w14:textId="77777777" w:rsidTr="00124FB6">
        <w:tc>
          <w:tcPr>
            <w:tcW w:w="1231" w:type="dxa"/>
            <w:shd w:val="clear" w:color="auto" w:fill="auto"/>
          </w:tcPr>
          <w:p w14:paraId="385810C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25893AC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1C9FAD0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34BD676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61353C1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524F8F2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0922F307" w14:textId="77777777" w:rsidTr="00124FB6">
        <w:tc>
          <w:tcPr>
            <w:tcW w:w="1231" w:type="dxa"/>
            <w:shd w:val="clear" w:color="auto" w:fill="auto"/>
          </w:tcPr>
          <w:p w14:paraId="6EE2508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7B37469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129B237D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64AD1AC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5FE9DA4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2967AB4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1CB9B8E8" w14:textId="77777777" w:rsidTr="00124FB6">
        <w:tc>
          <w:tcPr>
            <w:tcW w:w="1231" w:type="dxa"/>
            <w:shd w:val="clear" w:color="auto" w:fill="auto"/>
          </w:tcPr>
          <w:p w14:paraId="1CD20F6A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41A60E01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1A74148E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72455D6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6A1D461B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0017663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6FFEEEEE" w14:textId="77777777" w:rsidTr="00124FB6">
        <w:tc>
          <w:tcPr>
            <w:tcW w:w="1231" w:type="dxa"/>
            <w:shd w:val="clear" w:color="auto" w:fill="auto"/>
          </w:tcPr>
          <w:p w14:paraId="1BF75D1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7BBB4DC3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5BA32F32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1E5666A9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73AD1E88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5379500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  <w:tr w:rsidR="00734091" w:rsidRPr="00DD032F" w14:paraId="1611CA09" w14:textId="77777777" w:rsidTr="00124FB6">
        <w:tc>
          <w:tcPr>
            <w:tcW w:w="1231" w:type="dxa"/>
            <w:shd w:val="clear" w:color="auto" w:fill="auto"/>
          </w:tcPr>
          <w:p w14:paraId="222125FC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3827" w:type="dxa"/>
            <w:shd w:val="clear" w:color="auto" w:fill="auto"/>
          </w:tcPr>
          <w:p w14:paraId="6CBB0265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410" w:type="dxa"/>
            <w:shd w:val="clear" w:color="auto" w:fill="auto"/>
          </w:tcPr>
          <w:p w14:paraId="5D57D25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390" w:type="dxa"/>
            <w:shd w:val="clear" w:color="auto" w:fill="auto"/>
          </w:tcPr>
          <w:p w14:paraId="0D2CC140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1557" w:type="dxa"/>
            <w:shd w:val="clear" w:color="auto" w:fill="auto"/>
          </w:tcPr>
          <w:p w14:paraId="08FE7AD6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  <w:tc>
          <w:tcPr>
            <w:tcW w:w="2693" w:type="dxa"/>
            <w:shd w:val="clear" w:color="auto" w:fill="auto"/>
          </w:tcPr>
          <w:p w14:paraId="25BB1B44" w14:textId="77777777" w:rsidR="00734091" w:rsidRPr="00DD032F" w:rsidRDefault="00734091" w:rsidP="00124FB6">
            <w:pPr>
              <w:pStyle w:val="aff2"/>
              <w:widowControl w:val="0"/>
              <w:spacing w:line="276" w:lineRule="auto"/>
              <w:ind w:left="0"/>
              <w:contextualSpacing w:val="0"/>
              <w:rPr>
                <w:rStyle w:val="ListLabel56"/>
                <w:rFonts w:eastAsia="SimSun"/>
                <w:b w:val="0"/>
              </w:rPr>
            </w:pPr>
          </w:p>
        </w:tc>
      </w:tr>
    </w:tbl>
    <w:p w14:paraId="438075F0" w14:textId="77777777" w:rsidR="00734091" w:rsidRPr="00F43807" w:rsidRDefault="00734091" w:rsidP="00734091">
      <w:pPr>
        <w:pStyle w:val="aff2"/>
        <w:widowControl w:val="0"/>
        <w:spacing w:line="360" w:lineRule="auto"/>
        <w:ind w:left="0"/>
        <w:contextualSpacing w:val="0"/>
        <w:rPr>
          <w:rStyle w:val="ListLabel56"/>
          <w:rFonts w:eastAsia="SimSun"/>
          <w:b w:val="0"/>
          <w:vertAlign w:val="superscript"/>
        </w:rPr>
      </w:pPr>
    </w:p>
    <w:p w14:paraId="71969350" w14:textId="77777777" w:rsidR="000A0ED7" w:rsidRDefault="000A0ED7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  <w:sectPr w:rsidR="000A0ED7" w:rsidSect="00734091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389E5B20" w14:textId="0370B722" w:rsidR="000A0ED7" w:rsidRDefault="000A0ED7" w:rsidP="000A0ED7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9" w:name="_Toc222312104"/>
      <w:r>
        <w:rPr>
          <w:rFonts w:ascii="Times New Roman" w:hAnsi="Times New Roman" w:cs="Times New Roman"/>
        </w:rPr>
        <w:lastRenderedPageBreak/>
        <w:t>Приложение 13. Заявка на получение ТМЦ</w:t>
      </w:r>
      <w:bookmarkEnd w:id="99"/>
    </w:p>
    <w:p w14:paraId="2E1AB404" w14:textId="77777777" w:rsidR="000A0ED7" w:rsidRDefault="000A0ED7" w:rsidP="000A0ED7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5178CBAD" w14:textId="77777777" w:rsidR="000A0ED7" w:rsidRPr="001B7938" w:rsidRDefault="000A0ED7" w:rsidP="000A0ED7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Наименование организации</w:t>
      </w:r>
    </w:p>
    <w:p w14:paraId="222A9DF7" w14:textId="77777777" w:rsidR="000A0ED7" w:rsidRPr="001B7938" w:rsidRDefault="000A0ED7" w:rsidP="000A0ED7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proofErr w:type="gramStart"/>
      <w:r w:rsidRPr="001B7938">
        <w:rPr>
          <w:rFonts w:ascii="Times New Roman" w:hAnsi="Times New Roman"/>
          <w:sz w:val="22"/>
          <w:szCs w:val="22"/>
        </w:rPr>
        <w:t>Утверждаю:_</w:t>
      </w:r>
      <w:proofErr w:type="gramEnd"/>
      <w:r w:rsidRPr="001B7938">
        <w:rPr>
          <w:rFonts w:ascii="Times New Roman" w:hAnsi="Times New Roman"/>
          <w:sz w:val="22"/>
          <w:szCs w:val="22"/>
        </w:rPr>
        <w:t>___________________</w:t>
      </w:r>
    </w:p>
    <w:p w14:paraId="57FAD8B5" w14:textId="77777777" w:rsidR="000A0ED7" w:rsidRPr="001B7938" w:rsidRDefault="000A0ED7" w:rsidP="000A0ED7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proofErr w:type="gramStart"/>
      <w:r w:rsidRPr="001B7938">
        <w:rPr>
          <w:rFonts w:ascii="Times New Roman" w:hAnsi="Times New Roman"/>
          <w:sz w:val="22"/>
          <w:szCs w:val="22"/>
        </w:rPr>
        <w:t>Должность:_</w:t>
      </w:r>
      <w:proofErr w:type="gramEnd"/>
      <w:r w:rsidRPr="001B7938">
        <w:rPr>
          <w:rFonts w:ascii="Times New Roman" w:hAnsi="Times New Roman"/>
          <w:sz w:val="22"/>
          <w:szCs w:val="22"/>
        </w:rPr>
        <w:t>___________________</w:t>
      </w:r>
    </w:p>
    <w:p w14:paraId="4D5878A3" w14:textId="77777777" w:rsidR="000A0ED7" w:rsidRPr="001B7938" w:rsidRDefault="000A0ED7" w:rsidP="000A0ED7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proofErr w:type="gramStart"/>
      <w:r w:rsidRPr="001B7938">
        <w:rPr>
          <w:rFonts w:ascii="Times New Roman" w:hAnsi="Times New Roman"/>
          <w:sz w:val="22"/>
          <w:szCs w:val="22"/>
        </w:rPr>
        <w:t>Ф.И.О:_</w:t>
      </w:r>
      <w:proofErr w:type="gramEnd"/>
      <w:r w:rsidRPr="001B7938">
        <w:rPr>
          <w:rFonts w:ascii="Times New Roman" w:hAnsi="Times New Roman"/>
          <w:sz w:val="22"/>
          <w:szCs w:val="22"/>
        </w:rPr>
        <w:t>_______________________</w:t>
      </w:r>
    </w:p>
    <w:p w14:paraId="5618D9BC" w14:textId="77777777" w:rsidR="000A0ED7" w:rsidRPr="001B7938" w:rsidRDefault="000A0ED7" w:rsidP="000A0ED7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proofErr w:type="gramStart"/>
      <w:r w:rsidRPr="001B7938">
        <w:rPr>
          <w:rFonts w:ascii="Times New Roman" w:hAnsi="Times New Roman"/>
          <w:sz w:val="22"/>
          <w:szCs w:val="22"/>
        </w:rPr>
        <w:t>Дата:_</w:t>
      </w:r>
      <w:proofErr w:type="gramEnd"/>
      <w:r w:rsidRPr="001B7938">
        <w:rPr>
          <w:rFonts w:ascii="Times New Roman" w:hAnsi="Times New Roman"/>
          <w:sz w:val="22"/>
          <w:szCs w:val="22"/>
        </w:rPr>
        <w:t>________________________</w:t>
      </w:r>
    </w:p>
    <w:p w14:paraId="1265D6F1" w14:textId="77777777" w:rsidR="000A0ED7" w:rsidRDefault="000A0ED7" w:rsidP="000A0ED7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67F3A6A0" w14:textId="77777777" w:rsidR="000A0ED7" w:rsidRPr="007242CA" w:rsidRDefault="000A0ED7" w:rsidP="000A0ED7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7242CA">
        <w:rPr>
          <w:rFonts w:ascii="Times New Roman" w:hAnsi="Times New Roman"/>
          <w:sz w:val="22"/>
          <w:szCs w:val="22"/>
        </w:rPr>
        <w:t>ЗАЯВКА</w:t>
      </w:r>
    </w:p>
    <w:p w14:paraId="094C487B" w14:textId="77777777" w:rsidR="000A0ED7" w:rsidRPr="00B31216" w:rsidRDefault="000A0ED7" w:rsidP="000A0ED7">
      <w:pPr>
        <w:pStyle w:val="2"/>
        <w:numPr>
          <w:ilvl w:val="0"/>
          <w:numId w:val="0"/>
        </w:numPr>
        <w:spacing w:after="0" w:line="240" w:lineRule="auto"/>
        <w:ind w:left="3399" w:firstLine="141"/>
        <w:jc w:val="left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</w:rPr>
        <w:t xml:space="preserve">          на получение ТМЦ</w:t>
      </w:r>
    </w:p>
    <w:p w14:paraId="4E854FEE" w14:textId="77777777" w:rsidR="000A0ED7" w:rsidRDefault="000A0ED7" w:rsidP="000A0ED7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6B582E9B" w14:textId="77777777" w:rsidR="000A0ED7" w:rsidRPr="001B7938" w:rsidRDefault="000A0ED7" w:rsidP="000A0ED7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Подразделение</w:t>
      </w:r>
      <w:r>
        <w:rPr>
          <w:rFonts w:ascii="Times New Roman" w:hAnsi="Times New Roman"/>
          <w:sz w:val="22"/>
          <w:szCs w:val="22"/>
        </w:rPr>
        <w:t xml:space="preserve">: </w:t>
      </w:r>
      <w:r w:rsidRPr="001B7938">
        <w:rPr>
          <w:rFonts w:ascii="Times New Roman" w:hAnsi="Times New Roman"/>
          <w:sz w:val="22"/>
          <w:szCs w:val="22"/>
        </w:rPr>
        <w:t>__________________________</w:t>
      </w:r>
      <w:r>
        <w:rPr>
          <w:rFonts w:ascii="Times New Roman" w:hAnsi="Times New Roman"/>
          <w:sz w:val="22"/>
          <w:szCs w:val="22"/>
        </w:rPr>
        <w:t>__________________________________________</w:t>
      </w:r>
    </w:p>
    <w:p w14:paraId="3100E5A6" w14:textId="77777777" w:rsidR="000A0ED7" w:rsidRPr="001B7938" w:rsidRDefault="000A0ED7" w:rsidP="000A0ED7">
      <w:pPr>
        <w:pStyle w:val="2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Тип документа-основания: ___________________________________________________________</w:t>
      </w:r>
    </w:p>
    <w:p w14:paraId="0A76D62B" w14:textId="77777777" w:rsidR="000A0ED7" w:rsidRDefault="000A0ED7" w:rsidP="000A0ED7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                  (дефектная ведомость, задание на выполнение агрономических работ, заявка на закупку и т.п.)</w:t>
      </w:r>
    </w:p>
    <w:p w14:paraId="0C02E054" w14:textId="77777777" w:rsidR="000A0ED7" w:rsidRPr="001B7938" w:rsidRDefault="000A0ED7" w:rsidP="000A0ED7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Номер</w:t>
      </w:r>
      <w:r w:rsidRPr="001B7938">
        <w:rPr>
          <w:rFonts w:ascii="Times New Roman" w:hAnsi="Times New Roman"/>
          <w:sz w:val="22"/>
          <w:szCs w:val="22"/>
        </w:rPr>
        <w:t xml:space="preserve"> документа-основания: _____________________________</w:t>
      </w:r>
      <w:r>
        <w:rPr>
          <w:rFonts w:ascii="Times New Roman" w:hAnsi="Times New Roman"/>
          <w:sz w:val="22"/>
          <w:szCs w:val="22"/>
        </w:rPr>
        <w:t>____________________________</w:t>
      </w:r>
      <w:r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</w:t>
      </w:r>
    </w:p>
    <w:p w14:paraId="6564AC89" w14:textId="77777777" w:rsidR="000A0ED7" w:rsidRPr="001B7938" w:rsidRDefault="000A0ED7" w:rsidP="000A0ED7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Дата</w:t>
      </w:r>
      <w:r w:rsidRPr="001B7938">
        <w:rPr>
          <w:rFonts w:ascii="Times New Roman" w:hAnsi="Times New Roman"/>
          <w:sz w:val="22"/>
          <w:szCs w:val="22"/>
        </w:rPr>
        <w:t xml:space="preserve"> документа-основания: __________________________________________________________</w:t>
      </w:r>
    </w:p>
    <w:p w14:paraId="623C028C" w14:textId="77777777" w:rsidR="000A0ED7" w:rsidRPr="007242CA" w:rsidRDefault="000A0ED7" w:rsidP="000A0ED7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tbl>
      <w:tblPr>
        <w:tblStyle w:val="affff"/>
        <w:tblW w:w="9067" w:type="dxa"/>
        <w:tblInd w:w="567" w:type="dxa"/>
        <w:tblLook w:val="04A0" w:firstRow="1" w:lastRow="0" w:firstColumn="1" w:lastColumn="0" w:noHBand="0" w:noVBand="1"/>
      </w:tblPr>
      <w:tblGrid>
        <w:gridCol w:w="4248"/>
        <w:gridCol w:w="850"/>
        <w:gridCol w:w="709"/>
        <w:gridCol w:w="3260"/>
      </w:tblGrid>
      <w:tr w:rsidR="000A0ED7" w:rsidRPr="007242CA" w14:paraId="6E7D874D" w14:textId="77777777" w:rsidTr="00204396">
        <w:trPr>
          <w:trHeight w:val="399"/>
        </w:trPr>
        <w:tc>
          <w:tcPr>
            <w:tcW w:w="4248" w:type="dxa"/>
            <w:vAlign w:val="center"/>
          </w:tcPr>
          <w:p w14:paraId="333A9B96" w14:textId="77777777" w:rsidR="000A0ED7" w:rsidRPr="007242CA" w:rsidRDefault="000A0ED7" w:rsidP="00204396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Наименование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ТМЦ</w:t>
            </w:r>
          </w:p>
        </w:tc>
        <w:tc>
          <w:tcPr>
            <w:tcW w:w="850" w:type="dxa"/>
            <w:vAlign w:val="center"/>
          </w:tcPr>
          <w:p w14:paraId="6A6FA474" w14:textId="77777777" w:rsidR="000A0ED7" w:rsidRPr="007242CA" w:rsidRDefault="000A0ED7" w:rsidP="00204396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Ед. изм.</w:t>
            </w:r>
          </w:p>
        </w:tc>
        <w:tc>
          <w:tcPr>
            <w:tcW w:w="709" w:type="dxa"/>
            <w:vAlign w:val="center"/>
          </w:tcPr>
          <w:p w14:paraId="5804E39C" w14:textId="77777777" w:rsidR="000A0ED7" w:rsidRPr="007242CA" w:rsidRDefault="000A0ED7" w:rsidP="00204396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Кол-во</w:t>
            </w:r>
          </w:p>
        </w:tc>
        <w:tc>
          <w:tcPr>
            <w:tcW w:w="3260" w:type="dxa"/>
            <w:vAlign w:val="center"/>
          </w:tcPr>
          <w:p w14:paraId="4E9CBFF9" w14:textId="77777777" w:rsidR="000A0ED7" w:rsidRPr="00B31216" w:rsidRDefault="000A0ED7" w:rsidP="00204396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Примечание</w:t>
            </w:r>
          </w:p>
        </w:tc>
      </w:tr>
      <w:tr w:rsidR="000A0ED7" w14:paraId="17A74C42" w14:textId="77777777" w:rsidTr="00204396">
        <w:tc>
          <w:tcPr>
            <w:tcW w:w="4248" w:type="dxa"/>
          </w:tcPr>
          <w:p w14:paraId="60BC78A0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396C8271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12D50D9C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1277C402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0A0ED7" w14:paraId="050F5E1E" w14:textId="77777777" w:rsidTr="00204396">
        <w:tc>
          <w:tcPr>
            <w:tcW w:w="4248" w:type="dxa"/>
          </w:tcPr>
          <w:p w14:paraId="0825370D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16BDB49C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06C671B5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0604E69A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0A0ED7" w14:paraId="1907AB24" w14:textId="77777777" w:rsidTr="00204396">
        <w:tc>
          <w:tcPr>
            <w:tcW w:w="4248" w:type="dxa"/>
          </w:tcPr>
          <w:p w14:paraId="399A52E8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706B55FC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60CE9E3B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719916AC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0A0ED7" w14:paraId="3AA8DB96" w14:textId="77777777" w:rsidTr="00204396">
        <w:tc>
          <w:tcPr>
            <w:tcW w:w="4248" w:type="dxa"/>
          </w:tcPr>
          <w:p w14:paraId="563D31DC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04AE9E17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39F391AD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502871F6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0A0ED7" w14:paraId="179E7AC6" w14:textId="77777777" w:rsidTr="00204396">
        <w:tc>
          <w:tcPr>
            <w:tcW w:w="4248" w:type="dxa"/>
          </w:tcPr>
          <w:p w14:paraId="7AFCCE93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4F8DC960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0D7337FA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18372BF8" w14:textId="77777777" w:rsidR="000A0ED7" w:rsidRDefault="000A0ED7" w:rsidP="0020439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</w:tbl>
    <w:p w14:paraId="35D8C1D1" w14:textId="77777777" w:rsidR="000A0ED7" w:rsidRDefault="000A0ED7" w:rsidP="000A0ED7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</w:p>
    <w:p w14:paraId="57903821" w14:textId="77777777" w:rsidR="000A0ED7" w:rsidRDefault="000A0ED7" w:rsidP="000A0ED7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Получил: 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_____________________</w:t>
      </w:r>
    </w:p>
    <w:p w14:paraId="52C63596" w14:textId="77777777" w:rsidR="000A0ED7" w:rsidRDefault="000A0ED7" w:rsidP="000A0ED7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   </w:t>
      </w:r>
      <w:proofErr w:type="gramStart"/>
      <w:r>
        <w:rPr>
          <w:rFonts w:ascii="Times New Roman" w:hAnsi="Times New Roman"/>
          <w:sz w:val="24"/>
          <w:vertAlign w:val="superscript"/>
        </w:rPr>
        <w:t xml:space="preserve">   (</w:t>
      </w:r>
      <w:proofErr w:type="gramEnd"/>
      <w:r>
        <w:rPr>
          <w:rFonts w:ascii="Times New Roman" w:hAnsi="Times New Roman"/>
          <w:sz w:val="24"/>
          <w:vertAlign w:val="superscript"/>
        </w:rPr>
        <w:t xml:space="preserve">должность)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(Ф.И.О.)</w:t>
      </w:r>
    </w:p>
    <w:p w14:paraId="19028F0A" w14:textId="77777777" w:rsidR="000A0ED7" w:rsidRDefault="000A0ED7" w:rsidP="000A0ED7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</w:p>
    <w:p w14:paraId="12363A6B" w14:textId="77777777" w:rsidR="000A0ED7" w:rsidRDefault="000A0ED7" w:rsidP="000A0ED7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 xml:space="preserve">Выдал:   </w:t>
      </w:r>
      <w:proofErr w:type="gramEnd"/>
      <w:r>
        <w:rPr>
          <w:rFonts w:ascii="Times New Roman" w:hAnsi="Times New Roman"/>
          <w:sz w:val="24"/>
        </w:rPr>
        <w:t xml:space="preserve">  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_____________________</w:t>
      </w:r>
    </w:p>
    <w:p w14:paraId="456BCECC" w14:textId="77777777" w:rsidR="000A0ED7" w:rsidRPr="007242CA" w:rsidRDefault="000A0ED7" w:rsidP="000A0ED7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   </w:t>
      </w:r>
      <w:proofErr w:type="gramStart"/>
      <w:r>
        <w:rPr>
          <w:rFonts w:ascii="Times New Roman" w:hAnsi="Times New Roman"/>
          <w:sz w:val="24"/>
          <w:vertAlign w:val="superscript"/>
        </w:rPr>
        <w:t xml:space="preserve">   (</w:t>
      </w:r>
      <w:proofErr w:type="gramEnd"/>
      <w:r>
        <w:rPr>
          <w:rFonts w:ascii="Times New Roman" w:hAnsi="Times New Roman"/>
          <w:sz w:val="24"/>
          <w:vertAlign w:val="superscript"/>
        </w:rPr>
        <w:t xml:space="preserve">должность)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(Ф.И.О.)</w:t>
      </w:r>
    </w:p>
    <w:p w14:paraId="54BE7056" w14:textId="000597A0" w:rsidR="00734091" w:rsidRPr="004F2ED2" w:rsidRDefault="00734091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sectPr w:rsidR="00734091" w:rsidRPr="004F2ED2" w:rsidSect="000A0ED7">
      <w:pgSz w:w="11906" w:h="16838"/>
      <w:pgMar w:top="1026" w:right="851" w:bottom="1134" w:left="1418" w:header="737" w:footer="0" w:gutter="0"/>
      <w:cols w:space="720"/>
      <w:formProt w:val="0"/>
      <w:docGrid w:linePitch="360" w:charSpace="98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0E8B4" w14:textId="77777777" w:rsidR="00AC1FEA" w:rsidRDefault="00AC1FEA">
      <w:pPr>
        <w:spacing w:after="0"/>
      </w:pPr>
      <w:r>
        <w:separator/>
      </w:r>
    </w:p>
  </w:endnote>
  <w:endnote w:type="continuationSeparator" w:id="0">
    <w:p w14:paraId="08CF33B6" w14:textId="77777777" w:rsidR="00AC1FEA" w:rsidRDefault="00AC1F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FBC90" w14:textId="5B481106" w:rsidR="00CA2237" w:rsidRDefault="00E4777A">
    <w:pPr>
      <w:pStyle w:val="af3"/>
      <w:rPr>
        <w:sz w:val="16"/>
        <w:szCs w:val="22"/>
      </w:rPr>
    </w:pPr>
    <w:r>
      <w:t xml:space="preserve">Артамонов В. Ю. </w:t>
    </w:r>
    <w:hyperlink r:id="rId1" w:history="1">
      <w:r w:rsidRPr="00E12101">
        <w:rPr>
          <w:rStyle w:val="a4"/>
        </w:rPr>
        <w:t>v.artamonov@agroconcern.ru</w:t>
      </w:r>
    </w:hyperlink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C8ECA" w14:textId="77777777" w:rsidR="00352C35" w:rsidRPr="001A0BAB" w:rsidRDefault="00352C35" w:rsidP="00352C35">
    <w:pPr>
      <w:pStyle w:val="af3"/>
      <w:spacing w:line="600" w:lineRule="auto"/>
      <w:rPr>
        <w:i/>
        <w:iCs/>
        <w:sz w:val="16"/>
        <w:szCs w:val="22"/>
      </w:rPr>
    </w:pPr>
    <w:r>
      <w:t xml:space="preserve">Исполнитель: В. Желомский </w:t>
    </w:r>
    <w:r>
      <w:rPr>
        <w:lang w:val="en-US"/>
      </w:rPr>
      <w:t>v</w:t>
    </w:r>
    <w:r w:rsidRPr="001A0BAB">
      <w:t>.</w:t>
    </w:r>
    <w:proofErr w:type="spellStart"/>
    <w:r>
      <w:rPr>
        <w:lang w:val="en-US"/>
      </w:rPr>
      <w:t>zhelomskij</w:t>
    </w:r>
    <w:proofErr w:type="spellEnd"/>
    <w:r w:rsidRPr="001A0BAB">
      <w:t>@</w:t>
    </w:r>
    <w:proofErr w:type="spellStart"/>
    <w:r>
      <w:rPr>
        <w:lang w:val="en-US"/>
      </w:rPr>
      <w:t>agroconcern</w:t>
    </w:r>
    <w:proofErr w:type="spellEnd"/>
    <w:r w:rsidRPr="001A0BAB">
      <w:t>.</w:t>
    </w:r>
    <w:proofErr w:type="spellStart"/>
    <w:r>
      <w:rPr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DDFD" w14:textId="77777777" w:rsidR="00CA2237" w:rsidRDefault="00CA22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5B66C" w14:textId="77777777" w:rsidR="00AC1FEA" w:rsidRDefault="00AC1FEA">
      <w:pPr>
        <w:spacing w:after="0"/>
      </w:pPr>
      <w:r>
        <w:separator/>
      </w:r>
    </w:p>
  </w:footnote>
  <w:footnote w:type="continuationSeparator" w:id="0">
    <w:p w14:paraId="6236477E" w14:textId="77777777" w:rsidR="00AC1FEA" w:rsidRDefault="00AC1F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56133E9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E06630F" w14:textId="511C007C" w:rsidR="00CA2237" w:rsidRPr="00A926BC" w:rsidRDefault="00A926BC" w:rsidP="00A926BC">
          <w:pPr>
            <w:pStyle w:val="afff8"/>
            <w:rPr>
              <w:b w:val="0"/>
            </w:rPr>
          </w:pPr>
          <w:r>
            <w:rPr>
              <w:b w:val="0"/>
            </w:rPr>
            <w:t>Р</w:t>
          </w:r>
          <w:r w:rsidRPr="00A926BC">
            <w:rPr>
              <w:b w:val="0"/>
            </w:rPr>
            <w:t>егламент по приемке и хранению сахарной свеклы</w:t>
          </w:r>
        </w:p>
      </w:tc>
    </w:tr>
    <w:tr w:rsidR="00CA2237" w14:paraId="36C2BD10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B5528B5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D077947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0" w:name="__Fieldmark__15105_2027913035"/>
          <w:bookmarkEnd w:id="0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2C4643F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3469B5B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7DBE1D5" w14:textId="77777777" w:rsidR="00CA2237" w:rsidRDefault="00CA2237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364FC2E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6B0DF026" w14:textId="77777777" w:rsidR="00547FDC" w:rsidRPr="00547FDC" w:rsidRDefault="00547FDC" w:rsidP="00547FDC">
          <w:pPr>
            <w:pStyle w:val="afff8"/>
            <w:rPr>
              <w:b w:val="0"/>
            </w:rPr>
          </w:pPr>
          <w:r w:rsidRPr="00547FDC">
            <w:rPr>
              <w:b w:val="0"/>
            </w:rPr>
            <w:t>Регламент поступления, хранения, отпуска и</w:t>
          </w:r>
        </w:p>
        <w:p w14:paraId="2B8206E8" w14:textId="10C2E2E9" w:rsidR="00CA2237" w:rsidRPr="00167ECC" w:rsidRDefault="00547FDC" w:rsidP="00547FDC">
          <w:pPr>
            <w:pStyle w:val="afff8"/>
            <w:rPr>
              <w:b w:val="0"/>
            </w:rPr>
          </w:pPr>
          <w:r w:rsidRPr="00547FDC">
            <w:rPr>
              <w:b w:val="0"/>
            </w:rPr>
            <w:t>учета горюче-смазочных материалов</w:t>
          </w:r>
        </w:p>
      </w:tc>
    </w:tr>
    <w:tr w:rsidR="00CA2237" w14:paraId="12128C37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CF502D8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E7AD3A9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5" w:name="__Fieldmark__15105_2027913035_Копия_3"/>
          <w:bookmarkEnd w:id="5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916E744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EB2F29E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C99D446" w14:textId="77777777" w:rsidR="00CA2237" w:rsidRDefault="00CA2237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D2F02" w14:textId="77777777" w:rsidR="00CA2237" w:rsidRDefault="00CA22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A1B"/>
    <w:multiLevelType w:val="multilevel"/>
    <w:tmpl w:val="2EAAAF1C"/>
    <w:lvl w:ilvl="0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EF6624"/>
    <w:multiLevelType w:val="hybridMultilevel"/>
    <w:tmpl w:val="7284921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3436E3E"/>
    <w:multiLevelType w:val="hybridMultilevel"/>
    <w:tmpl w:val="FEFA7536"/>
    <w:lvl w:ilvl="0" w:tplc="7CA8A0CA">
      <w:start w:val="1"/>
      <w:numFmt w:val="bullet"/>
      <w:lvlText w:val="˗"/>
      <w:lvlJc w:val="left"/>
      <w:pPr>
        <w:ind w:left="228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9" w:hanging="360"/>
      </w:pPr>
      <w:rPr>
        <w:rFonts w:ascii="Wingdings" w:hAnsi="Wingdings" w:hint="default"/>
      </w:rPr>
    </w:lvl>
  </w:abstractNum>
  <w:abstractNum w:abstractNumId="3" w15:restartNumberingAfterBreak="0">
    <w:nsid w:val="31293AC2"/>
    <w:multiLevelType w:val="multilevel"/>
    <w:tmpl w:val="BBFE705C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4" w15:restartNumberingAfterBreak="0">
    <w:nsid w:val="33A62195"/>
    <w:multiLevelType w:val="hybridMultilevel"/>
    <w:tmpl w:val="20A243BA"/>
    <w:lvl w:ilvl="0" w:tplc="7CA8A0CA">
      <w:start w:val="1"/>
      <w:numFmt w:val="bullet"/>
      <w:lvlText w:val="˗"/>
      <w:lvlJc w:val="left"/>
      <w:pPr>
        <w:ind w:left="200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5" w15:restartNumberingAfterBreak="0">
    <w:nsid w:val="349B4DC5"/>
    <w:multiLevelType w:val="multilevel"/>
    <w:tmpl w:val="140C5328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0"/>
        </w:tabs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2"/>
      <w:lvlText w:val="%1.%2.%3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bCs w:val="0"/>
        <w:sz w:val="24"/>
        <w:szCs w:val="24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3"/>
      <w:lvlText w:val="%1.%2.%3.%4"/>
      <w:lvlJc w:val="left"/>
      <w:pPr>
        <w:tabs>
          <w:tab w:val="num" w:pos="0"/>
        </w:tabs>
        <w:ind w:left="1148" w:hanging="864"/>
      </w:pPr>
      <w:rPr>
        <w:rFonts w:ascii="Times New Roman" w:hAnsi="Times New Roman" w:cs="Times New Roman" w:hint="default"/>
        <w:b w:val="0"/>
        <w:bCs w:val="0"/>
        <w:i w:val="0"/>
        <w:iCs/>
        <w:sz w:val="24"/>
        <w:szCs w:val="24"/>
      </w:rPr>
    </w:lvl>
    <w:lvl w:ilvl="4">
      <w:start w:val="1"/>
      <w:numFmt w:val="decimal"/>
      <w:lvlText w:val="%5.%1.%2.%3.%4"/>
      <w:lvlJc w:val="left"/>
      <w:pPr>
        <w:tabs>
          <w:tab w:val="num" w:pos="0"/>
        </w:tabs>
        <w:ind w:left="1008" w:hanging="1008"/>
      </w:pPr>
      <w:rPr>
        <w:b w:val="0"/>
        <w:bCs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6" w15:restartNumberingAfterBreak="0">
    <w:nsid w:val="36CD1BFF"/>
    <w:multiLevelType w:val="hybridMultilevel"/>
    <w:tmpl w:val="73FC2862"/>
    <w:lvl w:ilvl="0" w:tplc="7CA8A0CA">
      <w:start w:val="1"/>
      <w:numFmt w:val="bullet"/>
      <w:lvlText w:val="˗"/>
      <w:lvlJc w:val="left"/>
      <w:pPr>
        <w:ind w:left="228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9" w:hanging="360"/>
      </w:pPr>
      <w:rPr>
        <w:rFonts w:ascii="Wingdings" w:hAnsi="Wingdings" w:hint="default"/>
      </w:rPr>
    </w:lvl>
  </w:abstractNum>
  <w:abstractNum w:abstractNumId="7" w15:restartNumberingAfterBreak="0">
    <w:nsid w:val="38C52E23"/>
    <w:multiLevelType w:val="multilevel"/>
    <w:tmpl w:val="4CA00E52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D495569"/>
    <w:multiLevelType w:val="multilevel"/>
    <w:tmpl w:val="B09A71B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9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2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92" w:hanging="2160"/>
      </w:pPr>
      <w:rPr>
        <w:rFonts w:hint="default"/>
      </w:rPr>
    </w:lvl>
  </w:abstractNum>
  <w:abstractNum w:abstractNumId="9" w15:restartNumberingAfterBreak="0">
    <w:nsid w:val="3DDD0347"/>
    <w:multiLevelType w:val="hybridMultilevel"/>
    <w:tmpl w:val="BEBE144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0EB17BF"/>
    <w:multiLevelType w:val="hybridMultilevel"/>
    <w:tmpl w:val="5C5463D4"/>
    <w:lvl w:ilvl="0" w:tplc="7CA8A0CA">
      <w:start w:val="1"/>
      <w:numFmt w:val="bullet"/>
      <w:lvlText w:val="˗"/>
      <w:lvlJc w:val="left"/>
      <w:pPr>
        <w:ind w:left="200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11" w15:restartNumberingAfterBreak="0">
    <w:nsid w:val="6EA862EF"/>
    <w:multiLevelType w:val="multilevel"/>
    <w:tmpl w:val="513A84F0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pStyle w:val="-"/>
      <w:lvlText w:val="%1.%2"/>
      <w:lvlJc w:val="left"/>
      <w:pPr>
        <w:tabs>
          <w:tab w:val="num" w:pos="1080"/>
        </w:tabs>
        <w:ind w:left="792" w:hanging="432"/>
      </w:pPr>
      <w:rPr>
        <w:rFonts w:ascii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pStyle w:val="-2"/>
      <w:lvlText w:val="%1.%2.%3"/>
      <w:lvlJc w:val="left"/>
      <w:pPr>
        <w:tabs>
          <w:tab w:val="num" w:pos="900"/>
        </w:tabs>
        <w:ind w:left="684" w:hanging="504"/>
      </w:pPr>
      <w:rPr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710810F1"/>
    <w:multiLevelType w:val="hybridMultilevel"/>
    <w:tmpl w:val="25D0F0E6"/>
    <w:lvl w:ilvl="0" w:tplc="6472CDD4">
      <w:start w:val="1"/>
      <w:numFmt w:val="bullet"/>
      <w:lvlText w:val="-"/>
      <w:lvlJc w:val="left"/>
      <w:pPr>
        <w:ind w:left="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8600C12">
      <w:start w:val="1"/>
      <w:numFmt w:val="bullet"/>
      <w:lvlText w:val="o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98CD470">
      <w:start w:val="1"/>
      <w:numFmt w:val="bullet"/>
      <w:lvlText w:val="▪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60649E6">
      <w:start w:val="1"/>
      <w:numFmt w:val="bullet"/>
      <w:lvlText w:val="•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3D2DFF6">
      <w:start w:val="1"/>
      <w:numFmt w:val="bullet"/>
      <w:lvlText w:val="o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1BAF6B2">
      <w:start w:val="1"/>
      <w:numFmt w:val="bullet"/>
      <w:lvlText w:val="▪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A1CC984">
      <w:start w:val="1"/>
      <w:numFmt w:val="bullet"/>
      <w:lvlText w:val="•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65ABCAA">
      <w:start w:val="1"/>
      <w:numFmt w:val="bullet"/>
      <w:lvlText w:val="o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9804204">
      <w:start w:val="1"/>
      <w:numFmt w:val="bullet"/>
      <w:lvlText w:val="▪"/>
      <w:lvlJc w:val="left"/>
      <w:pPr>
        <w:ind w:left="6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1"/>
  </w:num>
  <w:num w:numId="5">
    <w:abstractNumId w:val="3"/>
  </w:num>
  <w:num w:numId="6">
    <w:abstractNumId w:val="12"/>
  </w:num>
  <w:num w:numId="7">
    <w:abstractNumId w:val="8"/>
  </w:num>
  <w:num w:numId="8">
    <w:abstractNumId w:val="6"/>
  </w:num>
  <w:num w:numId="9">
    <w:abstractNumId w:val="1"/>
  </w:num>
  <w:num w:numId="10">
    <w:abstractNumId w:val="4"/>
  </w:num>
  <w:num w:numId="11">
    <w:abstractNumId w:val="10"/>
  </w:num>
  <w:num w:numId="12">
    <w:abstractNumId w:val="2"/>
  </w:num>
  <w:num w:numId="13">
    <w:abstractNumId w:val="9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Коновалова Татьяна Владимировна">
    <w15:presenceInfo w15:providerId="AD" w15:userId="S-1-5-21-860333739-168434481-303456381-19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30"/>
    <w:rsid w:val="000004F4"/>
    <w:rsid w:val="00001817"/>
    <w:rsid w:val="000023D8"/>
    <w:rsid w:val="0000282D"/>
    <w:rsid w:val="0000784C"/>
    <w:rsid w:val="00011B4A"/>
    <w:rsid w:val="000140E1"/>
    <w:rsid w:val="00014AF0"/>
    <w:rsid w:val="0001506E"/>
    <w:rsid w:val="00015C94"/>
    <w:rsid w:val="00016599"/>
    <w:rsid w:val="00017074"/>
    <w:rsid w:val="000179AE"/>
    <w:rsid w:val="000265DE"/>
    <w:rsid w:val="0003011D"/>
    <w:rsid w:val="00032C13"/>
    <w:rsid w:val="00032D70"/>
    <w:rsid w:val="00034659"/>
    <w:rsid w:val="00035735"/>
    <w:rsid w:val="00040CCA"/>
    <w:rsid w:val="000439B7"/>
    <w:rsid w:val="00043B14"/>
    <w:rsid w:val="00043BC0"/>
    <w:rsid w:val="00044785"/>
    <w:rsid w:val="00044F18"/>
    <w:rsid w:val="00045418"/>
    <w:rsid w:val="00045DDF"/>
    <w:rsid w:val="000530A3"/>
    <w:rsid w:val="000542D2"/>
    <w:rsid w:val="000543E7"/>
    <w:rsid w:val="00054D14"/>
    <w:rsid w:val="000550FC"/>
    <w:rsid w:val="00055C82"/>
    <w:rsid w:val="00055FDE"/>
    <w:rsid w:val="000571BA"/>
    <w:rsid w:val="000576FD"/>
    <w:rsid w:val="00061A55"/>
    <w:rsid w:val="000642C3"/>
    <w:rsid w:val="000649DA"/>
    <w:rsid w:val="00065AA7"/>
    <w:rsid w:val="00066528"/>
    <w:rsid w:val="000666CE"/>
    <w:rsid w:val="00066C29"/>
    <w:rsid w:val="00070BDB"/>
    <w:rsid w:val="00070E8F"/>
    <w:rsid w:val="00071522"/>
    <w:rsid w:val="000716D2"/>
    <w:rsid w:val="00071AAD"/>
    <w:rsid w:val="000751A4"/>
    <w:rsid w:val="000808E8"/>
    <w:rsid w:val="00080A89"/>
    <w:rsid w:val="00081469"/>
    <w:rsid w:val="00081D0E"/>
    <w:rsid w:val="00086AD9"/>
    <w:rsid w:val="00092232"/>
    <w:rsid w:val="000930CE"/>
    <w:rsid w:val="00094F82"/>
    <w:rsid w:val="000960A4"/>
    <w:rsid w:val="00096A88"/>
    <w:rsid w:val="000A0ED7"/>
    <w:rsid w:val="000A3296"/>
    <w:rsid w:val="000A3FCB"/>
    <w:rsid w:val="000A6886"/>
    <w:rsid w:val="000A7132"/>
    <w:rsid w:val="000A779D"/>
    <w:rsid w:val="000B04D1"/>
    <w:rsid w:val="000B092D"/>
    <w:rsid w:val="000B1DE5"/>
    <w:rsid w:val="000B2A2C"/>
    <w:rsid w:val="000B4AF6"/>
    <w:rsid w:val="000B691B"/>
    <w:rsid w:val="000C02FB"/>
    <w:rsid w:val="000C4975"/>
    <w:rsid w:val="000C61C2"/>
    <w:rsid w:val="000C6256"/>
    <w:rsid w:val="000C776C"/>
    <w:rsid w:val="000D00D8"/>
    <w:rsid w:val="000D4643"/>
    <w:rsid w:val="000D4EFA"/>
    <w:rsid w:val="000E1808"/>
    <w:rsid w:val="000E55D8"/>
    <w:rsid w:val="000E687A"/>
    <w:rsid w:val="000F0FC5"/>
    <w:rsid w:val="000F1323"/>
    <w:rsid w:val="000F2F32"/>
    <w:rsid w:val="000F554A"/>
    <w:rsid w:val="000F5CD0"/>
    <w:rsid w:val="000F63C5"/>
    <w:rsid w:val="00102584"/>
    <w:rsid w:val="00102CFA"/>
    <w:rsid w:val="00103E28"/>
    <w:rsid w:val="00103F1D"/>
    <w:rsid w:val="00105B71"/>
    <w:rsid w:val="00107439"/>
    <w:rsid w:val="00110723"/>
    <w:rsid w:val="001114AD"/>
    <w:rsid w:val="00111B76"/>
    <w:rsid w:val="001131C0"/>
    <w:rsid w:val="0011596F"/>
    <w:rsid w:val="0011744C"/>
    <w:rsid w:val="00121F93"/>
    <w:rsid w:val="00124E73"/>
    <w:rsid w:val="00125BA1"/>
    <w:rsid w:val="00126EB3"/>
    <w:rsid w:val="00127B04"/>
    <w:rsid w:val="00130520"/>
    <w:rsid w:val="00131693"/>
    <w:rsid w:val="00134CBC"/>
    <w:rsid w:val="0013597D"/>
    <w:rsid w:val="00137AF6"/>
    <w:rsid w:val="00141432"/>
    <w:rsid w:val="0014289E"/>
    <w:rsid w:val="00143044"/>
    <w:rsid w:val="00143856"/>
    <w:rsid w:val="00144507"/>
    <w:rsid w:val="001449C0"/>
    <w:rsid w:val="001474FE"/>
    <w:rsid w:val="00151480"/>
    <w:rsid w:val="0015391F"/>
    <w:rsid w:val="00155B0E"/>
    <w:rsid w:val="0016053E"/>
    <w:rsid w:val="0016056E"/>
    <w:rsid w:val="001608A6"/>
    <w:rsid w:val="00160F24"/>
    <w:rsid w:val="0016162F"/>
    <w:rsid w:val="00161CAF"/>
    <w:rsid w:val="001654A4"/>
    <w:rsid w:val="001675C6"/>
    <w:rsid w:val="00167ECC"/>
    <w:rsid w:val="0017193A"/>
    <w:rsid w:val="0017409F"/>
    <w:rsid w:val="001743E4"/>
    <w:rsid w:val="00175448"/>
    <w:rsid w:val="001761E7"/>
    <w:rsid w:val="00176E63"/>
    <w:rsid w:val="00176F88"/>
    <w:rsid w:val="00182268"/>
    <w:rsid w:val="001827BC"/>
    <w:rsid w:val="00183E5D"/>
    <w:rsid w:val="001869BE"/>
    <w:rsid w:val="00187D23"/>
    <w:rsid w:val="00190240"/>
    <w:rsid w:val="00191D5B"/>
    <w:rsid w:val="00192991"/>
    <w:rsid w:val="00193938"/>
    <w:rsid w:val="0019529B"/>
    <w:rsid w:val="00195773"/>
    <w:rsid w:val="00195C43"/>
    <w:rsid w:val="0019610B"/>
    <w:rsid w:val="00196C74"/>
    <w:rsid w:val="00196E6C"/>
    <w:rsid w:val="001A0687"/>
    <w:rsid w:val="001A0BAB"/>
    <w:rsid w:val="001A1BF3"/>
    <w:rsid w:val="001A576F"/>
    <w:rsid w:val="001B0AEA"/>
    <w:rsid w:val="001B2658"/>
    <w:rsid w:val="001B2F66"/>
    <w:rsid w:val="001B43C7"/>
    <w:rsid w:val="001B69FC"/>
    <w:rsid w:val="001B7FF4"/>
    <w:rsid w:val="001C102E"/>
    <w:rsid w:val="001C10F6"/>
    <w:rsid w:val="001C7559"/>
    <w:rsid w:val="001C7AE8"/>
    <w:rsid w:val="001D24AF"/>
    <w:rsid w:val="001D33C2"/>
    <w:rsid w:val="001D3EFB"/>
    <w:rsid w:val="001D4E3C"/>
    <w:rsid w:val="001D5F20"/>
    <w:rsid w:val="001D6296"/>
    <w:rsid w:val="001D77F2"/>
    <w:rsid w:val="001E3114"/>
    <w:rsid w:val="001E3935"/>
    <w:rsid w:val="001E3E3B"/>
    <w:rsid w:val="001E416B"/>
    <w:rsid w:val="001E5C4C"/>
    <w:rsid w:val="001E78F2"/>
    <w:rsid w:val="001F0D4A"/>
    <w:rsid w:val="001F2D3D"/>
    <w:rsid w:val="001F4939"/>
    <w:rsid w:val="001F76AC"/>
    <w:rsid w:val="0020267F"/>
    <w:rsid w:val="0020403C"/>
    <w:rsid w:val="0021253B"/>
    <w:rsid w:val="00213299"/>
    <w:rsid w:val="00214053"/>
    <w:rsid w:val="002149FD"/>
    <w:rsid w:val="00215395"/>
    <w:rsid w:val="00220BED"/>
    <w:rsid w:val="0022180B"/>
    <w:rsid w:val="002220F1"/>
    <w:rsid w:val="002231BB"/>
    <w:rsid w:val="00224725"/>
    <w:rsid w:val="00225E9B"/>
    <w:rsid w:val="0022706F"/>
    <w:rsid w:val="00227CCB"/>
    <w:rsid w:val="00231308"/>
    <w:rsid w:val="002345DE"/>
    <w:rsid w:val="00234E23"/>
    <w:rsid w:val="00234E5A"/>
    <w:rsid w:val="00237E7E"/>
    <w:rsid w:val="00243126"/>
    <w:rsid w:val="00243150"/>
    <w:rsid w:val="002432EE"/>
    <w:rsid w:val="00244AE8"/>
    <w:rsid w:val="0024553A"/>
    <w:rsid w:val="00251606"/>
    <w:rsid w:val="00252CEE"/>
    <w:rsid w:val="00253761"/>
    <w:rsid w:val="002539EF"/>
    <w:rsid w:val="002540AA"/>
    <w:rsid w:val="00254533"/>
    <w:rsid w:val="00257756"/>
    <w:rsid w:val="002605BC"/>
    <w:rsid w:val="00260680"/>
    <w:rsid w:val="002608AE"/>
    <w:rsid w:val="002664BD"/>
    <w:rsid w:val="00267553"/>
    <w:rsid w:val="002708F8"/>
    <w:rsid w:val="00272954"/>
    <w:rsid w:val="00272E20"/>
    <w:rsid w:val="002742D3"/>
    <w:rsid w:val="0027642D"/>
    <w:rsid w:val="002777A9"/>
    <w:rsid w:val="0028040A"/>
    <w:rsid w:val="00281FA7"/>
    <w:rsid w:val="0029241C"/>
    <w:rsid w:val="00293555"/>
    <w:rsid w:val="002954E5"/>
    <w:rsid w:val="00295EC5"/>
    <w:rsid w:val="002973C1"/>
    <w:rsid w:val="00297C5C"/>
    <w:rsid w:val="002A12FA"/>
    <w:rsid w:val="002A132C"/>
    <w:rsid w:val="002A2163"/>
    <w:rsid w:val="002A3695"/>
    <w:rsid w:val="002A44E5"/>
    <w:rsid w:val="002A4F9F"/>
    <w:rsid w:val="002A54C2"/>
    <w:rsid w:val="002A54DD"/>
    <w:rsid w:val="002A6BEF"/>
    <w:rsid w:val="002B1850"/>
    <w:rsid w:val="002B5507"/>
    <w:rsid w:val="002B5647"/>
    <w:rsid w:val="002B6543"/>
    <w:rsid w:val="002C261E"/>
    <w:rsid w:val="002C3FEC"/>
    <w:rsid w:val="002C5ACF"/>
    <w:rsid w:val="002C61FC"/>
    <w:rsid w:val="002C6937"/>
    <w:rsid w:val="002D2BF2"/>
    <w:rsid w:val="002D5EB9"/>
    <w:rsid w:val="002D747F"/>
    <w:rsid w:val="002E10EC"/>
    <w:rsid w:val="002E2286"/>
    <w:rsid w:val="002E5349"/>
    <w:rsid w:val="002E58CB"/>
    <w:rsid w:val="002E5F8C"/>
    <w:rsid w:val="002E688B"/>
    <w:rsid w:val="002E6DB3"/>
    <w:rsid w:val="002F05BC"/>
    <w:rsid w:val="002F0A36"/>
    <w:rsid w:val="002F1B87"/>
    <w:rsid w:val="002F3C7E"/>
    <w:rsid w:val="002F3CD3"/>
    <w:rsid w:val="002F3DAF"/>
    <w:rsid w:val="002F4E1A"/>
    <w:rsid w:val="002F53DE"/>
    <w:rsid w:val="002F649C"/>
    <w:rsid w:val="002F678F"/>
    <w:rsid w:val="002F7354"/>
    <w:rsid w:val="002F7F6D"/>
    <w:rsid w:val="00304F9D"/>
    <w:rsid w:val="0031038E"/>
    <w:rsid w:val="0031413D"/>
    <w:rsid w:val="003142DA"/>
    <w:rsid w:val="00314751"/>
    <w:rsid w:val="003176DE"/>
    <w:rsid w:val="00320143"/>
    <w:rsid w:val="00320A23"/>
    <w:rsid w:val="00320DDC"/>
    <w:rsid w:val="00321F05"/>
    <w:rsid w:val="00321F2A"/>
    <w:rsid w:val="00322787"/>
    <w:rsid w:val="00322DDA"/>
    <w:rsid w:val="00325B77"/>
    <w:rsid w:val="00326E09"/>
    <w:rsid w:val="0032785C"/>
    <w:rsid w:val="00331638"/>
    <w:rsid w:val="00334D68"/>
    <w:rsid w:val="00337553"/>
    <w:rsid w:val="0033789D"/>
    <w:rsid w:val="0034345E"/>
    <w:rsid w:val="003440E5"/>
    <w:rsid w:val="003444B9"/>
    <w:rsid w:val="00344877"/>
    <w:rsid w:val="0034689D"/>
    <w:rsid w:val="00347F2F"/>
    <w:rsid w:val="00351C00"/>
    <w:rsid w:val="00352210"/>
    <w:rsid w:val="003524A0"/>
    <w:rsid w:val="00352C35"/>
    <w:rsid w:val="0035348C"/>
    <w:rsid w:val="00357466"/>
    <w:rsid w:val="003630E1"/>
    <w:rsid w:val="003631A1"/>
    <w:rsid w:val="003633D8"/>
    <w:rsid w:val="00363757"/>
    <w:rsid w:val="00364753"/>
    <w:rsid w:val="003653C7"/>
    <w:rsid w:val="003656E3"/>
    <w:rsid w:val="00367096"/>
    <w:rsid w:val="00367916"/>
    <w:rsid w:val="00371539"/>
    <w:rsid w:val="003717C8"/>
    <w:rsid w:val="0037189A"/>
    <w:rsid w:val="003718F9"/>
    <w:rsid w:val="00374752"/>
    <w:rsid w:val="00374A04"/>
    <w:rsid w:val="003766AA"/>
    <w:rsid w:val="00376EFA"/>
    <w:rsid w:val="00377005"/>
    <w:rsid w:val="00377D22"/>
    <w:rsid w:val="00382E92"/>
    <w:rsid w:val="00386475"/>
    <w:rsid w:val="00390901"/>
    <w:rsid w:val="003914EE"/>
    <w:rsid w:val="0039222E"/>
    <w:rsid w:val="003A359D"/>
    <w:rsid w:val="003A3E31"/>
    <w:rsid w:val="003A45EF"/>
    <w:rsid w:val="003A6868"/>
    <w:rsid w:val="003A72AC"/>
    <w:rsid w:val="003B54E5"/>
    <w:rsid w:val="003B6FE4"/>
    <w:rsid w:val="003B7A94"/>
    <w:rsid w:val="003C0871"/>
    <w:rsid w:val="003C0A43"/>
    <w:rsid w:val="003C0ECA"/>
    <w:rsid w:val="003C20B2"/>
    <w:rsid w:val="003C36E2"/>
    <w:rsid w:val="003C38CF"/>
    <w:rsid w:val="003C5F26"/>
    <w:rsid w:val="003C647D"/>
    <w:rsid w:val="003D2393"/>
    <w:rsid w:val="003D5130"/>
    <w:rsid w:val="003D67F4"/>
    <w:rsid w:val="003E01AD"/>
    <w:rsid w:val="003E0D74"/>
    <w:rsid w:val="003E28D8"/>
    <w:rsid w:val="003E54BA"/>
    <w:rsid w:val="003F0629"/>
    <w:rsid w:val="003F1802"/>
    <w:rsid w:val="003F2974"/>
    <w:rsid w:val="003F52A7"/>
    <w:rsid w:val="003F7189"/>
    <w:rsid w:val="003F7591"/>
    <w:rsid w:val="0040072A"/>
    <w:rsid w:val="00400884"/>
    <w:rsid w:val="004016E4"/>
    <w:rsid w:val="004039BD"/>
    <w:rsid w:val="00404149"/>
    <w:rsid w:val="0040449B"/>
    <w:rsid w:val="004047F0"/>
    <w:rsid w:val="004048E1"/>
    <w:rsid w:val="00405A38"/>
    <w:rsid w:val="00406724"/>
    <w:rsid w:val="00406F77"/>
    <w:rsid w:val="00407F45"/>
    <w:rsid w:val="00411370"/>
    <w:rsid w:val="00412F34"/>
    <w:rsid w:val="00413A2C"/>
    <w:rsid w:val="00414157"/>
    <w:rsid w:val="00416E15"/>
    <w:rsid w:val="0042241A"/>
    <w:rsid w:val="00424B66"/>
    <w:rsid w:val="00425AB3"/>
    <w:rsid w:val="00432B47"/>
    <w:rsid w:val="00433EC4"/>
    <w:rsid w:val="00434DF7"/>
    <w:rsid w:val="0044072A"/>
    <w:rsid w:val="00441425"/>
    <w:rsid w:val="00441B7F"/>
    <w:rsid w:val="0044571A"/>
    <w:rsid w:val="004478EB"/>
    <w:rsid w:val="00450784"/>
    <w:rsid w:val="00453028"/>
    <w:rsid w:val="00455D9A"/>
    <w:rsid w:val="00457909"/>
    <w:rsid w:val="004601E9"/>
    <w:rsid w:val="00461E71"/>
    <w:rsid w:val="004636C2"/>
    <w:rsid w:val="00465130"/>
    <w:rsid w:val="00466750"/>
    <w:rsid w:val="00466FEE"/>
    <w:rsid w:val="00467043"/>
    <w:rsid w:val="004709EC"/>
    <w:rsid w:val="00471037"/>
    <w:rsid w:val="004724A9"/>
    <w:rsid w:val="00473DBF"/>
    <w:rsid w:val="00477EDC"/>
    <w:rsid w:val="00480689"/>
    <w:rsid w:val="00482F5C"/>
    <w:rsid w:val="00484050"/>
    <w:rsid w:val="004852A2"/>
    <w:rsid w:val="00486A19"/>
    <w:rsid w:val="00486D0F"/>
    <w:rsid w:val="00491CCC"/>
    <w:rsid w:val="004957AD"/>
    <w:rsid w:val="0049687E"/>
    <w:rsid w:val="004A1BFA"/>
    <w:rsid w:val="004B09DE"/>
    <w:rsid w:val="004B1AB8"/>
    <w:rsid w:val="004B4FA8"/>
    <w:rsid w:val="004C128E"/>
    <w:rsid w:val="004C1EF0"/>
    <w:rsid w:val="004C2CB6"/>
    <w:rsid w:val="004C4837"/>
    <w:rsid w:val="004C5E25"/>
    <w:rsid w:val="004C7200"/>
    <w:rsid w:val="004C7CA4"/>
    <w:rsid w:val="004D0E88"/>
    <w:rsid w:val="004D0F98"/>
    <w:rsid w:val="004D1973"/>
    <w:rsid w:val="004D255D"/>
    <w:rsid w:val="004D5B5D"/>
    <w:rsid w:val="004D6429"/>
    <w:rsid w:val="004D6ABD"/>
    <w:rsid w:val="004E057F"/>
    <w:rsid w:val="004E0FD9"/>
    <w:rsid w:val="004E3FF5"/>
    <w:rsid w:val="004E4AD8"/>
    <w:rsid w:val="004E615D"/>
    <w:rsid w:val="004E76C1"/>
    <w:rsid w:val="004F0E20"/>
    <w:rsid w:val="004F2ED2"/>
    <w:rsid w:val="004F3CBA"/>
    <w:rsid w:val="004F646B"/>
    <w:rsid w:val="004F69FF"/>
    <w:rsid w:val="0050143C"/>
    <w:rsid w:val="00503436"/>
    <w:rsid w:val="00503E5C"/>
    <w:rsid w:val="0050495D"/>
    <w:rsid w:val="0050735B"/>
    <w:rsid w:val="005074F5"/>
    <w:rsid w:val="00507738"/>
    <w:rsid w:val="00510026"/>
    <w:rsid w:val="005132BF"/>
    <w:rsid w:val="00514571"/>
    <w:rsid w:val="0051598D"/>
    <w:rsid w:val="00515BC4"/>
    <w:rsid w:val="005177ED"/>
    <w:rsid w:val="00517F7F"/>
    <w:rsid w:val="00520722"/>
    <w:rsid w:val="00520ADD"/>
    <w:rsid w:val="005250AA"/>
    <w:rsid w:val="00525F7A"/>
    <w:rsid w:val="00526AD3"/>
    <w:rsid w:val="00527F44"/>
    <w:rsid w:val="00530EC1"/>
    <w:rsid w:val="00531D8C"/>
    <w:rsid w:val="0053652D"/>
    <w:rsid w:val="00540098"/>
    <w:rsid w:val="005400E7"/>
    <w:rsid w:val="005432F1"/>
    <w:rsid w:val="00543441"/>
    <w:rsid w:val="00546DCC"/>
    <w:rsid w:val="00547FDC"/>
    <w:rsid w:val="005528CC"/>
    <w:rsid w:val="00552F39"/>
    <w:rsid w:val="005532D2"/>
    <w:rsid w:val="00553FD5"/>
    <w:rsid w:val="00554447"/>
    <w:rsid w:val="00555826"/>
    <w:rsid w:val="005562D5"/>
    <w:rsid w:val="0055709C"/>
    <w:rsid w:val="0055778F"/>
    <w:rsid w:val="00557EAB"/>
    <w:rsid w:val="00563979"/>
    <w:rsid w:val="005651C9"/>
    <w:rsid w:val="00565250"/>
    <w:rsid w:val="00565EFA"/>
    <w:rsid w:val="00573158"/>
    <w:rsid w:val="00573A55"/>
    <w:rsid w:val="00575DF9"/>
    <w:rsid w:val="00576152"/>
    <w:rsid w:val="005779C0"/>
    <w:rsid w:val="00581ABC"/>
    <w:rsid w:val="005824D8"/>
    <w:rsid w:val="00582B5C"/>
    <w:rsid w:val="00583201"/>
    <w:rsid w:val="00583391"/>
    <w:rsid w:val="00585E9F"/>
    <w:rsid w:val="00586359"/>
    <w:rsid w:val="005869D0"/>
    <w:rsid w:val="00586E39"/>
    <w:rsid w:val="00590372"/>
    <w:rsid w:val="00591730"/>
    <w:rsid w:val="00594EF0"/>
    <w:rsid w:val="005A10BE"/>
    <w:rsid w:val="005A25A5"/>
    <w:rsid w:val="005A366A"/>
    <w:rsid w:val="005A4FF8"/>
    <w:rsid w:val="005A5872"/>
    <w:rsid w:val="005A636E"/>
    <w:rsid w:val="005B06F3"/>
    <w:rsid w:val="005B1BE8"/>
    <w:rsid w:val="005B283B"/>
    <w:rsid w:val="005B2BE6"/>
    <w:rsid w:val="005B4778"/>
    <w:rsid w:val="005C4F39"/>
    <w:rsid w:val="005C545B"/>
    <w:rsid w:val="005C73CB"/>
    <w:rsid w:val="005D185F"/>
    <w:rsid w:val="005D450E"/>
    <w:rsid w:val="005D4988"/>
    <w:rsid w:val="005D4E0F"/>
    <w:rsid w:val="005D536E"/>
    <w:rsid w:val="005E4B68"/>
    <w:rsid w:val="005E59F5"/>
    <w:rsid w:val="005E5E2C"/>
    <w:rsid w:val="005E75EE"/>
    <w:rsid w:val="005E7A91"/>
    <w:rsid w:val="005F03C4"/>
    <w:rsid w:val="005F0E46"/>
    <w:rsid w:val="005F2D5A"/>
    <w:rsid w:val="005F3E66"/>
    <w:rsid w:val="005F4334"/>
    <w:rsid w:val="00603C69"/>
    <w:rsid w:val="0060534A"/>
    <w:rsid w:val="00605C11"/>
    <w:rsid w:val="00607632"/>
    <w:rsid w:val="00610654"/>
    <w:rsid w:val="00610775"/>
    <w:rsid w:val="00611507"/>
    <w:rsid w:val="00612A8F"/>
    <w:rsid w:val="006168CE"/>
    <w:rsid w:val="00620AB8"/>
    <w:rsid w:val="006215B8"/>
    <w:rsid w:val="00624EF5"/>
    <w:rsid w:val="00630FE8"/>
    <w:rsid w:val="00631282"/>
    <w:rsid w:val="0063375D"/>
    <w:rsid w:val="006368E2"/>
    <w:rsid w:val="00637705"/>
    <w:rsid w:val="0064013C"/>
    <w:rsid w:val="0064189F"/>
    <w:rsid w:val="00642729"/>
    <w:rsid w:val="0064374F"/>
    <w:rsid w:val="00646AC8"/>
    <w:rsid w:val="00650847"/>
    <w:rsid w:val="00651656"/>
    <w:rsid w:val="00652599"/>
    <w:rsid w:val="00654548"/>
    <w:rsid w:val="00656E6D"/>
    <w:rsid w:val="00656ECD"/>
    <w:rsid w:val="00660CBD"/>
    <w:rsid w:val="00660D2A"/>
    <w:rsid w:val="0066440C"/>
    <w:rsid w:val="00664441"/>
    <w:rsid w:val="0066539B"/>
    <w:rsid w:val="0066571C"/>
    <w:rsid w:val="00666AD7"/>
    <w:rsid w:val="00666B82"/>
    <w:rsid w:val="00666F5C"/>
    <w:rsid w:val="006673F2"/>
    <w:rsid w:val="006708FE"/>
    <w:rsid w:val="00670FC2"/>
    <w:rsid w:val="006716DF"/>
    <w:rsid w:val="006738B6"/>
    <w:rsid w:val="00673903"/>
    <w:rsid w:val="00674FF7"/>
    <w:rsid w:val="006751E2"/>
    <w:rsid w:val="00675250"/>
    <w:rsid w:val="00675BCC"/>
    <w:rsid w:val="00680484"/>
    <w:rsid w:val="00680937"/>
    <w:rsid w:val="00681D28"/>
    <w:rsid w:val="00682FA9"/>
    <w:rsid w:val="0068437E"/>
    <w:rsid w:val="006845A4"/>
    <w:rsid w:val="00684F0A"/>
    <w:rsid w:val="00685030"/>
    <w:rsid w:val="00685511"/>
    <w:rsid w:val="0068569C"/>
    <w:rsid w:val="006861C7"/>
    <w:rsid w:val="00687192"/>
    <w:rsid w:val="00692E17"/>
    <w:rsid w:val="00696A7A"/>
    <w:rsid w:val="006A01C7"/>
    <w:rsid w:val="006A2221"/>
    <w:rsid w:val="006A228A"/>
    <w:rsid w:val="006A3633"/>
    <w:rsid w:val="006A4405"/>
    <w:rsid w:val="006A44FE"/>
    <w:rsid w:val="006A5AFD"/>
    <w:rsid w:val="006A61F5"/>
    <w:rsid w:val="006A695A"/>
    <w:rsid w:val="006B0EB8"/>
    <w:rsid w:val="006B2C83"/>
    <w:rsid w:val="006B465B"/>
    <w:rsid w:val="006B4C9B"/>
    <w:rsid w:val="006B6B99"/>
    <w:rsid w:val="006C1809"/>
    <w:rsid w:val="006C21B6"/>
    <w:rsid w:val="006C4AB6"/>
    <w:rsid w:val="006C6A3C"/>
    <w:rsid w:val="006C70A6"/>
    <w:rsid w:val="006C7515"/>
    <w:rsid w:val="006C7C19"/>
    <w:rsid w:val="006D1540"/>
    <w:rsid w:val="006D5D3D"/>
    <w:rsid w:val="006D6009"/>
    <w:rsid w:val="006D61BD"/>
    <w:rsid w:val="006E0949"/>
    <w:rsid w:val="006E1515"/>
    <w:rsid w:val="006E186E"/>
    <w:rsid w:val="006E191A"/>
    <w:rsid w:val="006E2D8C"/>
    <w:rsid w:val="006E5A29"/>
    <w:rsid w:val="006E5BF9"/>
    <w:rsid w:val="006E65B4"/>
    <w:rsid w:val="006E7B6D"/>
    <w:rsid w:val="006F1E94"/>
    <w:rsid w:val="006F1EDE"/>
    <w:rsid w:val="006F4780"/>
    <w:rsid w:val="006F6AB8"/>
    <w:rsid w:val="006F6C41"/>
    <w:rsid w:val="00701652"/>
    <w:rsid w:val="007028E6"/>
    <w:rsid w:val="007039B1"/>
    <w:rsid w:val="00706B28"/>
    <w:rsid w:val="00711052"/>
    <w:rsid w:val="007118C9"/>
    <w:rsid w:val="007146D8"/>
    <w:rsid w:val="00714A3A"/>
    <w:rsid w:val="007216B2"/>
    <w:rsid w:val="007261F5"/>
    <w:rsid w:val="007272E8"/>
    <w:rsid w:val="00727CB2"/>
    <w:rsid w:val="00727E14"/>
    <w:rsid w:val="0073099C"/>
    <w:rsid w:val="007311FD"/>
    <w:rsid w:val="00733545"/>
    <w:rsid w:val="00734091"/>
    <w:rsid w:val="00740C94"/>
    <w:rsid w:val="00741579"/>
    <w:rsid w:val="00742061"/>
    <w:rsid w:val="007433A9"/>
    <w:rsid w:val="00745F06"/>
    <w:rsid w:val="0074705E"/>
    <w:rsid w:val="00750B3B"/>
    <w:rsid w:val="00750DD1"/>
    <w:rsid w:val="00752E4C"/>
    <w:rsid w:val="0075538B"/>
    <w:rsid w:val="00757225"/>
    <w:rsid w:val="0076158C"/>
    <w:rsid w:val="0076161B"/>
    <w:rsid w:val="007622E3"/>
    <w:rsid w:val="0076359B"/>
    <w:rsid w:val="00764E6E"/>
    <w:rsid w:val="0076640C"/>
    <w:rsid w:val="007674F0"/>
    <w:rsid w:val="00767D80"/>
    <w:rsid w:val="007717D3"/>
    <w:rsid w:val="00774C14"/>
    <w:rsid w:val="00775DC8"/>
    <w:rsid w:val="00784124"/>
    <w:rsid w:val="0078722C"/>
    <w:rsid w:val="00790A5C"/>
    <w:rsid w:val="00791F5B"/>
    <w:rsid w:val="007928F8"/>
    <w:rsid w:val="0079297A"/>
    <w:rsid w:val="00793CF2"/>
    <w:rsid w:val="007A0231"/>
    <w:rsid w:val="007A065F"/>
    <w:rsid w:val="007A3145"/>
    <w:rsid w:val="007A53BE"/>
    <w:rsid w:val="007A5555"/>
    <w:rsid w:val="007A6249"/>
    <w:rsid w:val="007A6489"/>
    <w:rsid w:val="007B5FA7"/>
    <w:rsid w:val="007C66AC"/>
    <w:rsid w:val="007C76F9"/>
    <w:rsid w:val="007C7B31"/>
    <w:rsid w:val="007D2AA1"/>
    <w:rsid w:val="007D3FE9"/>
    <w:rsid w:val="007D424D"/>
    <w:rsid w:val="007D6E7A"/>
    <w:rsid w:val="007E1F23"/>
    <w:rsid w:val="007E29BF"/>
    <w:rsid w:val="007E4DD4"/>
    <w:rsid w:val="007E515E"/>
    <w:rsid w:val="007E5812"/>
    <w:rsid w:val="007E6063"/>
    <w:rsid w:val="007E6498"/>
    <w:rsid w:val="007E6570"/>
    <w:rsid w:val="007E6AE3"/>
    <w:rsid w:val="007E71F3"/>
    <w:rsid w:val="007E741C"/>
    <w:rsid w:val="007E7877"/>
    <w:rsid w:val="007E7E9B"/>
    <w:rsid w:val="007F109F"/>
    <w:rsid w:val="007F193F"/>
    <w:rsid w:val="007F2514"/>
    <w:rsid w:val="007F2BBE"/>
    <w:rsid w:val="007F6466"/>
    <w:rsid w:val="00800E17"/>
    <w:rsid w:val="008012E5"/>
    <w:rsid w:val="00802065"/>
    <w:rsid w:val="00803A3F"/>
    <w:rsid w:val="008048F5"/>
    <w:rsid w:val="00804913"/>
    <w:rsid w:val="00805220"/>
    <w:rsid w:val="0080615C"/>
    <w:rsid w:val="00810628"/>
    <w:rsid w:val="00811186"/>
    <w:rsid w:val="008118BB"/>
    <w:rsid w:val="008135A9"/>
    <w:rsid w:val="008169BF"/>
    <w:rsid w:val="008207FE"/>
    <w:rsid w:val="0082257C"/>
    <w:rsid w:val="00823A2F"/>
    <w:rsid w:val="0082425B"/>
    <w:rsid w:val="008252D9"/>
    <w:rsid w:val="008262A3"/>
    <w:rsid w:val="008272EC"/>
    <w:rsid w:val="008302FA"/>
    <w:rsid w:val="008322F9"/>
    <w:rsid w:val="0083568E"/>
    <w:rsid w:val="0083663D"/>
    <w:rsid w:val="00837F87"/>
    <w:rsid w:val="00841C7F"/>
    <w:rsid w:val="0084215D"/>
    <w:rsid w:val="0084693E"/>
    <w:rsid w:val="008519E5"/>
    <w:rsid w:val="00851C11"/>
    <w:rsid w:val="0085304A"/>
    <w:rsid w:val="0085362B"/>
    <w:rsid w:val="0085471A"/>
    <w:rsid w:val="00855835"/>
    <w:rsid w:val="00855912"/>
    <w:rsid w:val="008605D4"/>
    <w:rsid w:val="00860735"/>
    <w:rsid w:val="0086106C"/>
    <w:rsid w:val="00862DCE"/>
    <w:rsid w:val="00873C07"/>
    <w:rsid w:val="00875F1A"/>
    <w:rsid w:val="00877C61"/>
    <w:rsid w:val="0088182C"/>
    <w:rsid w:val="00883449"/>
    <w:rsid w:val="008842EC"/>
    <w:rsid w:val="0088459F"/>
    <w:rsid w:val="00892515"/>
    <w:rsid w:val="00892BE6"/>
    <w:rsid w:val="00893C59"/>
    <w:rsid w:val="008942FD"/>
    <w:rsid w:val="0089491E"/>
    <w:rsid w:val="0089706D"/>
    <w:rsid w:val="00897505"/>
    <w:rsid w:val="0089792C"/>
    <w:rsid w:val="00897B06"/>
    <w:rsid w:val="00897FE5"/>
    <w:rsid w:val="008A132D"/>
    <w:rsid w:val="008A14EF"/>
    <w:rsid w:val="008A430D"/>
    <w:rsid w:val="008A4AC1"/>
    <w:rsid w:val="008A7EFF"/>
    <w:rsid w:val="008B0997"/>
    <w:rsid w:val="008B1E98"/>
    <w:rsid w:val="008B2D54"/>
    <w:rsid w:val="008B3162"/>
    <w:rsid w:val="008B560E"/>
    <w:rsid w:val="008B7C6F"/>
    <w:rsid w:val="008C0AF0"/>
    <w:rsid w:val="008C110A"/>
    <w:rsid w:val="008C4ACE"/>
    <w:rsid w:val="008C4EA8"/>
    <w:rsid w:val="008C5713"/>
    <w:rsid w:val="008C6D46"/>
    <w:rsid w:val="008C7EFD"/>
    <w:rsid w:val="008D1A87"/>
    <w:rsid w:val="008E43FC"/>
    <w:rsid w:val="008E73DF"/>
    <w:rsid w:val="008F18B7"/>
    <w:rsid w:val="008F23B4"/>
    <w:rsid w:val="008F314A"/>
    <w:rsid w:val="008F5846"/>
    <w:rsid w:val="008F6B49"/>
    <w:rsid w:val="008F74A4"/>
    <w:rsid w:val="00900339"/>
    <w:rsid w:val="00900620"/>
    <w:rsid w:val="0090090A"/>
    <w:rsid w:val="00901042"/>
    <w:rsid w:val="00902184"/>
    <w:rsid w:val="0090441D"/>
    <w:rsid w:val="00905A96"/>
    <w:rsid w:val="00905B89"/>
    <w:rsid w:val="00910921"/>
    <w:rsid w:val="00915308"/>
    <w:rsid w:val="009153DF"/>
    <w:rsid w:val="00923A11"/>
    <w:rsid w:val="0092581B"/>
    <w:rsid w:val="009260DE"/>
    <w:rsid w:val="00930020"/>
    <w:rsid w:val="0093036F"/>
    <w:rsid w:val="00930FD0"/>
    <w:rsid w:val="009314DF"/>
    <w:rsid w:val="009342E3"/>
    <w:rsid w:val="00940CF1"/>
    <w:rsid w:val="00940E48"/>
    <w:rsid w:val="00940F74"/>
    <w:rsid w:val="00942268"/>
    <w:rsid w:val="009425C2"/>
    <w:rsid w:val="009428CF"/>
    <w:rsid w:val="0094494D"/>
    <w:rsid w:val="00945C2F"/>
    <w:rsid w:val="00946CA1"/>
    <w:rsid w:val="009479BB"/>
    <w:rsid w:val="0095133C"/>
    <w:rsid w:val="009604AE"/>
    <w:rsid w:val="00961E89"/>
    <w:rsid w:val="00966CD5"/>
    <w:rsid w:val="0097313A"/>
    <w:rsid w:val="00973598"/>
    <w:rsid w:val="00975727"/>
    <w:rsid w:val="00975B28"/>
    <w:rsid w:val="00975B62"/>
    <w:rsid w:val="0097650F"/>
    <w:rsid w:val="009771CB"/>
    <w:rsid w:val="00981020"/>
    <w:rsid w:val="009817C8"/>
    <w:rsid w:val="00983D87"/>
    <w:rsid w:val="00984E45"/>
    <w:rsid w:val="0098512E"/>
    <w:rsid w:val="0098528E"/>
    <w:rsid w:val="009860BE"/>
    <w:rsid w:val="00987536"/>
    <w:rsid w:val="0099123F"/>
    <w:rsid w:val="00992F74"/>
    <w:rsid w:val="00994878"/>
    <w:rsid w:val="00994D69"/>
    <w:rsid w:val="00995559"/>
    <w:rsid w:val="00995690"/>
    <w:rsid w:val="00995903"/>
    <w:rsid w:val="0099753A"/>
    <w:rsid w:val="009A1585"/>
    <w:rsid w:val="009A16ED"/>
    <w:rsid w:val="009A17CE"/>
    <w:rsid w:val="009A20D5"/>
    <w:rsid w:val="009A281E"/>
    <w:rsid w:val="009A35BE"/>
    <w:rsid w:val="009A3BD0"/>
    <w:rsid w:val="009A4947"/>
    <w:rsid w:val="009A6B7D"/>
    <w:rsid w:val="009A729F"/>
    <w:rsid w:val="009A7A01"/>
    <w:rsid w:val="009B0058"/>
    <w:rsid w:val="009B389D"/>
    <w:rsid w:val="009B3FFB"/>
    <w:rsid w:val="009B667D"/>
    <w:rsid w:val="009C04BF"/>
    <w:rsid w:val="009C04F5"/>
    <w:rsid w:val="009C3865"/>
    <w:rsid w:val="009C52A8"/>
    <w:rsid w:val="009D2D42"/>
    <w:rsid w:val="009D4D74"/>
    <w:rsid w:val="009D7EAC"/>
    <w:rsid w:val="009E044A"/>
    <w:rsid w:val="009E4E80"/>
    <w:rsid w:val="009E5A20"/>
    <w:rsid w:val="009E7863"/>
    <w:rsid w:val="009F0C5B"/>
    <w:rsid w:val="00A00524"/>
    <w:rsid w:val="00A035AC"/>
    <w:rsid w:val="00A0665E"/>
    <w:rsid w:val="00A077C1"/>
    <w:rsid w:val="00A07C04"/>
    <w:rsid w:val="00A12F80"/>
    <w:rsid w:val="00A138CE"/>
    <w:rsid w:val="00A1477F"/>
    <w:rsid w:val="00A157F2"/>
    <w:rsid w:val="00A20CB8"/>
    <w:rsid w:val="00A23942"/>
    <w:rsid w:val="00A25984"/>
    <w:rsid w:val="00A269E0"/>
    <w:rsid w:val="00A273A4"/>
    <w:rsid w:val="00A27A4F"/>
    <w:rsid w:val="00A314C9"/>
    <w:rsid w:val="00A31940"/>
    <w:rsid w:val="00A36112"/>
    <w:rsid w:val="00A36AD2"/>
    <w:rsid w:val="00A41BCB"/>
    <w:rsid w:val="00A42D23"/>
    <w:rsid w:val="00A43A27"/>
    <w:rsid w:val="00A44DD3"/>
    <w:rsid w:val="00A45AEA"/>
    <w:rsid w:val="00A474E7"/>
    <w:rsid w:val="00A5059B"/>
    <w:rsid w:val="00A50694"/>
    <w:rsid w:val="00A50C6E"/>
    <w:rsid w:val="00A51AFA"/>
    <w:rsid w:val="00A52ABF"/>
    <w:rsid w:val="00A52B4C"/>
    <w:rsid w:val="00A53097"/>
    <w:rsid w:val="00A5716E"/>
    <w:rsid w:val="00A571A1"/>
    <w:rsid w:val="00A62D6E"/>
    <w:rsid w:val="00A63FEA"/>
    <w:rsid w:val="00A65024"/>
    <w:rsid w:val="00A6565F"/>
    <w:rsid w:val="00A7076D"/>
    <w:rsid w:val="00A724CF"/>
    <w:rsid w:val="00A73131"/>
    <w:rsid w:val="00A7600F"/>
    <w:rsid w:val="00A806C1"/>
    <w:rsid w:val="00A81891"/>
    <w:rsid w:val="00A82D51"/>
    <w:rsid w:val="00A84389"/>
    <w:rsid w:val="00A84A57"/>
    <w:rsid w:val="00A853CD"/>
    <w:rsid w:val="00A87490"/>
    <w:rsid w:val="00A91065"/>
    <w:rsid w:val="00A926BC"/>
    <w:rsid w:val="00A9491C"/>
    <w:rsid w:val="00A95970"/>
    <w:rsid w:val="00A95C32"/>
    <w:rsid w:val="00AA2A4F"/>
    <w:rsid w:val="00AA3949"/>
    <w:rsid w:val="00AA3E9A"/>
    <w:rsid w:val="00AA51C2"/>
    <w:rsid w:val="00AA5688"/>
    <w:rsid w:val="00AA72D5"/>
    <w:rsid w:val="00AA73B7"/>
    <w:rsid w:val="00AB069E"/>
    <w:rsid w:val="00AB0F91"/>
    <w:rsid w:val="00AB19E9"/>
    <w:rsid w:val="00AB728A"/>
    <w:rsid w:val="00AB790B"/>
    <w:rsid w:val="00AC1FEA"/>
    <w:rsid w:val="00AC215B"/>
    <w:rsid w:val="00AC4228"/>
    <w:rsid w:val="00AC5C5F"/>
    <w:rsid w:val="00AC7FC8"/>
    <w:rsid w:val="00AD016D"/>
    <w:rsid w:val="00AD0531"/>
    <w:rsid w:val="00AD09E1"/>
    <w:rsid w:val="00AD1BA8"/>
    <w:rsid w:val="00AD2114"/>
    <w:rsid w:val="00AD314C"/>
    <w:rsid w:val="00AD362F"/>
    <w:rsid w:val="00AD4600"/>
    <w:rsid w:val="00AD6D12"/>
    <w:rsid w:val="00AD6EE6"/>
    <w:rsid w:val="00AE32DA"/>
    <w:rsid w:val="00AE344A"/>
    <w:rsid w:val="00AE3AB4"/>
    <w:rsid w:val="00AE56F0"/>
    <w:rsid w:val="00AE5D0A"/>
    <w:rsid w:val="00AF08C7"/>
    <w:rsid w:val="00AF2A26"/>
    <w:rsid w:val="00AF6A77"/>
    <w:rsid w:val="00B037D0"/>
    <w:rsid w:val="00B10A57"/>
    <w:rsid w:val="00B1135E"/>
    <w:rsid w:val="00B13AE0"/>
    <w:rsid w:val="00B14F48"/>
    <w:rsid w:val="00B151F7"/>
    <w:rsid w:val="00B15727"/>
    <w:rsid w:val="00B168C8"/>
    <w:rsid w:val="00B17941"/>
    <w:rsid w:val="00B203E0"/>
    <w:rsid w:val="00B20684"/>
    <w:rsid w:val="00B219F7"/>
    <w:rsid w:val="00B21BB6"/>
    <w:rsid w:val="00B2371B"/>
    <w:rsid w:val="00B244B2"/>
    <w:rsid w:val="00B25708"/>
    <w:rsid w:val="00B30B8C"/>
    <w:rsid w:val="00B34983"/>
    <w:rsid w:val="00B35AAE"/>
    <w:rsid w:val="00B4268E"/>
    <w:rsid w:val="00B42C8C"/>
    <w:rsid w:val="00B47098"/>
    <w:rsid w:val="00B52335"/>
    <w:rsid w:val="00B523D4"/>
    <w:rsid w:val="00B52D7A"/>
    <w:rsid w:val="00B5342B"/>
    <w:rsid w:val="00B53FB5"/>
    <w:rsid w:val="00B60F5D"/>
    <w:rsid w:val="00B615F1"/>
    <w:rsid w:val="00B64CC4"/>
    <w:rsid w:val="00B67324"/>
    <w:rsid w:val="00B67B4E"/>
    <w:rsid w:val="00B71EE1"/>
    <w:rsid w:val="00B72951"/>
    <w:rsid w:val="00B73F64"/>
    <w:rsid w:val="00B7555B"/>
    <w:rsid w:val="00B75584"/>
    <w:rsid w:val="00B76BA9"/>
    <w:rsid w:val="00B80137"/>
    <w:rsid w:val="00B80818"/>
    <w:rsid w:val="00B81098"/>
    <w:rsid w:val="00B81862"/>
    <w:rsid w:val="00B819EF"/>
    <w:rsid w:val="00B861A0"/>
    <w:rsid w:val="00B86D62"/>
    <w:rsid w:val="00B86DEC"/>
    <w:rsid w:val="00B91F11"/>
    <w:rsid w:val="00B92106"/>
    <w:rsid w:val="00B9596D"/>
    <w:rsid w:val="00B95ED8"/>
    <w:rsid w:val="00B97CA9"/>
    <w:rsid w:val="00BA0DA7"/>
    <w:rsid w:val="00BA1852"/>
    <w:rsid w:val="00BA1D64"/>
    <w:rsid w:val="00BA1F61"/>
    <w:rsid w:val="00BA203C"/>
    <w:rsid w:val="00BA4C12"/>
    <w:rsid w:val="00BA5064"/>
    <w:rsid w:val="00BA5E22"/>
    <w:rsid w:val="00BB0883"/>
    <w:rsid w:val="00BB123D"/>
    <w:rsid w:val="00BB1F46"/>
    <w:rsid w:val="00BB2F64"/>
    <w:rsid w:val="00BB31A8"/>
    <w:rsid w:val="00BB4543"/>
    <w:rsid w:val="00BB6031"/>
    <w:rsid w:val="00BB6E77"/>
    <w:rsid w:val="00BB7D1D"/>
    <w:rsid w:val="00BC0E0E"/>
    <w:rsid w:val="00BC1AF9"/>
    <w:rsid w:val="00BC2BC7"/>
    <w:rsid w:val="00BC6BEF"/>
    <w:rsid w:val="00BC6DA7"/>
    <w:rsid w:val="00BD21A3"/>
    <w:rsid w:val="00BD4D75"/>
    <w:rsid w:val="00BD6EE4"/>
    <w:rsid w:val="00BE62DD"/>
    <w:rsid w:val="00BE70BB"/>
    <w:rsid w:val="00BF0611"/>
    <w:rsid w:val="00BF175E"/>
    <w:rsid w:val="00BF3765"/>
    <w:rsid w:val="00BF46D4"/>
    <w:rsid w:val="00BF549A"/>
    <w:rsid w:val="00C02532"/>
    <w:rsid w:val="00C028F5"/>
    <w:rsid w:val="00C05811"/>
    <w:rsid w:val="00C10DB7"/>
    <w:rsid w:val="00C11E73"/>
    <w:rsid w:val="00C14870"/>
    <w:rsid w:val="00C154DC"/>
    <w:rsid w:val="00C16E36"/>
    <w:rsid w:val="00C16E77"/>
    <w:rsid w:val="00C204CB"/>
    <w:rsid w:val="00C21202"/>
    <w:rsid w:val="00C2273F"/>
    <w:rsid w:val="00C2655F"/>
    <w:rsid w:val="00C26BAB"/>
    <w:rsid w:val="00C26C25"/>
    <w:rsid w:val="00C277D7"/>
    <w:rsid w:val="00C27A5A"/>
    <w:rsid w:val="00C35B1B"/>
    <w:rsid w:val="00C37A3F"/>
    <w:rsid w:val="00C40A4A"/>
    <w:rsid w:val="00C40EE0"/>
    <w:rsid w:val="00C427CD"/>
    <w:rsid w:val="00C42D8D"/>
    <w:rsid w:val="00C43547"/>
    <w:rsid w:val="00C43D99"/>
    <w:rsid w:val="00C43FF7"/>
    <w:rsid w:val="00C44FAC"/>
    <w:rsid w:val="00C45ADE"/>
    <w:rsid w:val="00C4742B"/>
    <w:rsid w:val="00C548F8"/>
    <w:rsid w:val="00C54BA8"/>
    <w:rsid w:val="00C57001"/>
    <w:rsid w:val="00C608BF"/>
    <w:rsid w:val="00C60A30"/>
    <w:rsid w:val="00C612E0"/>
    <w:rsid w:val="00C618FC"/>
    <w:rsid w:val="00C623ED"/>
    <w:rsid w:val="00C626DB"/>
    <w:rsid w:val="00C655D2"/>
    <w:rsid w:val="00C66817"/>
    <w:rsid w:val="00C669CA"/>
    <w:rsid w:val="00C66FB1"/>
    <w:rsid w:val="00C67CF0"/>
    <w:rsid w:val="00C713ED"/>
    <w:rsid w:val="00C72AD8"/>
    <w:rsid w:val="00C746C8"/>
    <w:rsid w:val="00C76086"/>
    <w:rsid w:val="00C76E8E"/>
    <w:rsid w:val="00C772CA"/>
    <w:rsid w:val="00C82DEC"/>
    <w:rsid w:val="00C83EEF"/>
    <w:rsid w:val="00C8442C"/>
    <w:rsid w:val="00C8527F"/>
    <w:rsid w:val="00C873CB"/>
    <w:rsid w:val="00C934E1"/>
    <w:rsid w:val="00C93883"/>
    <w:rsid w:val="00C97391"/>
    <w:rsid w:val="00CA0305"/>
    <w:rsid w:val="00CA12E7"/>
    <w:rsid w:val="00CA1B07"/>
    <w:rsid w:val="00CA2237"/>
    <w:rsid w:val="00CA230B"/>
    <w:rsid w:val="00CA3829"/>
    <w:rsid w:val="00CA683B"/>
    <w:rsid w:val="00CA7572"/>
    <w:rsid w:val="00CB2AF1"/>
    <w:rsid w:val="00CB30A9"/>
    <w:rsid w:val="00CB462D"/>
    <w:rsid w:val="00CC03D6"/>
    <w:rsid w:val="00CC0438"/>
    <w:rsid w:val="00CC0747"/>
    <w:rsid w:val="00CC121D"/>
    <w:rsid w:val="00CC4085"/>
    <w:rsid w:val="00CC53AF"/>
    <w:rsid w:val="00CC60C1"/>
    <w:rsid w:val="00CD2C96"/>
    <w:rsid w:val="00CD3B6B"/>
    <w:rsid w:val="00CD400F"/>
    <w:rsid w:val="00CD40BE"/>
    <w:rsid w:val="00CD5CD7"/>
    <w:rsid w:val="00CE556E"/>
    <w:rsid w:val="00CF1F85"/>
    <w:rsid w:val="00CF21D4"/>
    <w:rsid w:val="00CF22F4"/>
    <w:rsid w:val="00CF2689"/>
    <w:rsid w:val="00CF377B"/>
    <w:rsid w:val="00CF3F14"/>
    <w:rsid w:val="00CF484E"/>
    <w:rsid w:val="00CF740F"/>
    <w:rsid w:val="00D00148"/>
    <w:rsid w:val="00D0028E"/>
    <w:rsid w:val="00D04313"/>
    <w:rsid w:val="00D04B46"/>
    <w:rsid w:val="00D05042"/>
    <w:rsid w:val="00D07EE4"/>
    <w:rsid w:val="00D12BCA"/>
    <w:rsid w:val="00D13DF4"/>
    <w:rsid w:val="00D16FD2"/>
    <w:rsid w:val="00D2116E"/>
    <w:rsid w:val="00D226F8"/>
    <w:rsid w:val="00D22E83"/>
    <w:rsid w:val="00D234F7"/>
    <w:rsid w:val="00D241C3"/>
    <w:rsid w:val="00D250C7"/>
    <w:rsid w:val="00D26134"/>
    <w:rsid w:val="00D27210"/>
    <w:rsid w:val="00D2792A"/>
    <w:rsid w:val="00D3046F"/>
    <w:rsid w:val="00D31D6B"/>
    <w:rsid w:val="00D34A92"/>
    <w:rsid w:val="00D40A5D"/>
    <w:rsid w:val="00D40AD2"/>
    <w:rsid w:val="00D45140"/>
    <w:rsid w:val="00D46B07"/>
    <w:rsid w:val="00D51369"/>
    <w:rsid w:val="00D54A12"/>
    <w:rsid w:val="00D54C86"/>
    <w:rsid w:val="00D550F7"/>
    <w:rsid w:val="00D5791F"/>
    <w:rsid w:val="00D61127"/>
    <w:rsid w:val="00D613FB"/>
    <w:rsid w:val="00D67A36"/>
    <w:rsid w:val="00D71B6B"/>
    <w:rsid w:val="00D72390"/>
    <w:rsid w:val="00D73B25"/>
    <w:rsid w:val="00D74204"/>
    <w:rsid w:val="00D76F2E"/>
    <w:rsid w:val="00D86270"/>
    <w:rsid w:val="00D8759D"/>
    <w:rsid w:val="00D87FCD"/>
    <w:rsid w:val="00D901B9"/>
    <w:rsid w:val="00D931EA"/>
    <w:rsid w:val="00D93797"/>
    <w:rsid w:val="00D93806"/>
    <w:rsid w:val="00D94016"/>
    <w:rsid w:val="00D97152"/>
    <w:rsid w:val="00DA17DE"/>
    <w:rsid w:val="00DA77AC"/>
    <w:rsid w:val="00DA7CD2"/>
    <w:rsid w:val="00DB2B98"/>
    <w:rsid w:val="00DB494F"/>
    <w:rsid w:val="00DC17CD"/>
    <w:rsid w:val="00DC1801"/>
    <w:rsid w:val="00DC2067"/>
    <w:rsid w:val="00DC5C3C"/>
    <w:rsid w:val="00DC6BC2"/>
    <w:rsid w:val="00DC74BD"/>
    <w:rsid w:val="00DC767D"/>
    <w:rsid w:val="00DD1CF0"/>
    <w:rsid w:val="00DD230D"/>
    <w:rsid w:val="00DD37F9"/>
    <w:rsid w:val="00DD44D6"/>
    <w:rsid w:val="00DD49F3"/>
    <w:rsid w:val="00DD6791"/>
    <w:rsid w:val="00DD6BEE"/>
    <w:rsid w:val="00DD7C3E"/>
    <w:rsid w:val="00DE13CE"/>
    <w:rsid w:val="00DE1CCF"/>
    <w:rsid w:val="00DE3376"/>
    <w:rsid w:val="00DE38A5"/>
    <w:rsid w:val="00DE4D19"/>
    <w:rsid w:val="00DE7081"/>
    <w:rsid w:val="00DE72EB"/>
    <w:rsid w:val="00DF2E48"/>
    <w:rsid w:val="00DF3713"/>
    <w:rsid w:val="00DF388E"/>
    <w:rsid w:val="00DF459D"/>
    <w:rsid w:val="00DF4980"/>
    <w:rsid w:val="00DF683D"/>
    <w:rsid w:val="00DF75EB"/>
    <w:rsid w:val="00DF782C"/>
    <w:rsid w:val="00E01D2C"/>
    <w:rsid w:val="00E028F7"/>
    <w:rsid w:val="00E03F09"/>
    <w:rsid w:val="00E05521"/>
    <w:rsid w:val="00E06D73"/>
    <w:rsid w:val="00E114C4"/>
    <w:rsid w:val="00E14E8B"/>
    <w:rsid w:val="00E16F45"/>
    <w:rsid w:val="00E1730D"/>
    <w:rsid w:val="00E2573E"/>
    <w:rsid w:val="00E30548"/>
    <w:rsid w:val="00E30614"/>
    <w:rsid w:val="00E3122D"/>
    <w:rsid w:val="00E33DA3"/>
    <w:rsid w:val="00E3544F"/>
    <w:rsid w:val="00E35476"/>
    <w:rsid w:val="00E403BC"/>
    <w:rsid w:val="00E441EC"/>
    <w:rsid w:val="00E47218"/>
    <w:rsid w:val="00E4777A"/>
    <w:rsid w:val="00E477B5"/>
    <w:rsid w:val="00E5739C"/>
    <w:rsid w:val="00E608FD"/>
    <w:rsid w:val="00E61F20"/>
    <w:rsid w:val="00E6544B"/>
    <w:rsid w:val="00E65E4E"/>
    <w:rsid w:val="00E67410"/>
    <w:rsid w:val="00E679B0"/>
    <w:rsid w:val="00E73D48"/>
    <w:rsid w:val="00E740D1"/>
    <w:rsid w:val="00E74923"/>
    <w:rsid w:val="00E75013"/>
    <w:rsid w:val="00E805DC"/>
    <w:rsid w:val="00E81107"/>
    <w:rsid w:val="00E81D44"/>
    <w:rsid w:val="00E874CE"/>
    <w:rsid w:val="00E9091E"/>
    <w:rsid w:val="00E9124D"/>
    <w:rsid w:val="00E91D9E"/>
    <w:rsid w:val="00E92E40"/>
    <w:rsid w:val="00E92EAC"/>
    <w:rsid w:val="00E93926"/>
    <w:rsid w:val="00EA06E0"/>
    <w:rsid w:val="00EA156F"/>
    <w:rsid w:val="00EA3DBA"/>
    <w:rsid w:val="00EA5882"/>
    <w:rsid w:val="00EA6793"/>
    <w:rsid w:val="00EA6983"/>
    <w:rsid w:val="00EA727A"/>
    <w:rsid w:val="00EB71C7"/>
    <w:rsid w:val="00EB749C"/>
    <w:rsid w:val="00EC0AA7"/>
    <w:rsid w:val="00EC1538"/>
    <w:rsid w:val="00EC2978"/>
    <w:rsid w:val="00EC72CE"/>
    <w:rsid w:val="00ED120F"/>
    <w:rsid w:val="00ED1318"/>
    <w:rsid w:val="00ED1EE9"/>
    <w:rsid w:val="00ED2659"/>
    <w:rsid w:val="00ED28AF"/>
    <w:rsid w:val="00EE05B8"/>
    <w:rsid w:val="00EE06BB"/>
    <w:rsid w:val="00EE158F"/>
    <w:rsid w:val="00EE4104"/>
    <w:rsid w:val="00EF071A"/>
    <w:rsid w:val="00EF1BCC"/>
    <w:rsid w:val="00EF203A"/>
    <w:rsid w:val="00EF2695"/>
    <w:rsid w:val="00EF3170"/>
    <w:rsid w:val="00EF50EA"/>
    <w:rsid w:val="00F01B24"/>
    <w:rsid w:val="00F0282A"/>
    <w:rsid w:val="00F035B0"/>
    <w:rsid w:val="00F03718"/>
    <w:rsid w:val="00F04EB6"/>
    <w:rsid w:val="00F05DCA"/>
    <w:rsid w:val="00F10769"/>
    <w:rsid w:val="00F10EBF"/>
    <w:rsid w:val="00F11D01"/>
    <w:rsid w:val="00F148A1"/>
    <w:rsid w:val="00F20E1C"/>
    <w:rsid w:val="00F210E6"/>
    <w:rsid w:val="00F232CC"/>
    <w:rsid w:val="00F24642"/>
    <w:rsid w:val="00F24B62"/>
    <w:rsid w:val="00F25342"/>
    <w:rsid w:val="00F25D9E"/>
    <w:rsid w:val="00F2758F"/>
    <w:rsid w:val="00F33832"/>
    <w:rsid w:val="00F33FFC"/>
    <w:rsid w:val="00F364DA"/>
    <w:rsid w:val="00F37416"/>
    <w:rsid w:val="00F43F3C"/>
    <w:rsid w:val="00F44EF6"/>
    <w:rsid w:val="00F53730"/>
    <w:rsid w:val="00F56418"/>
    <w:rsid w:val="00F62D26"/>
    <w:rsid w:val="00F63741"/>
    <w:rsid w:val="00F65E53"/>
    <w:rsid w:val="00F679D1"/>
    <w:rsid w:val="00F70601"/>
    <w:rsid w:val="00F70B46"/>
    <w:rsid w:val="00F7364F"/>
    <w:rsid w:val="00F74B61"/>
    <w:rsid w:val="00F763B6"/>
    <w:rsid w:val="00F7716D"/>
    <w:rsid w:val="00F7732E"/>
    <w:rsid w:val="00F7769C"/>
    <w:rsid w:val="00F824F8"/>
    <w:rsid w:val="00F843C2"/>
    <w:rsid w:val="00F90D83"/>
    <w:rsid w:val="00F940DC"/>
    <w:rsid w:val="00F95AFA"/>
    <w:rsid w:val="00F96800"/>
    <w:rsid w:val="00F96912"/>
    <w:rsid w:val="00FA02CC"/>
    <w:rsid w:val="00FA042D"/>
    <w:rsid w:val="00FA3481"/>
    <w:rsid w:val="00FA3C8C"/>
    <w:rsid w:val="00FA6CC1"/>
    <w:rsid w:val="00FB0186"/>
    <w:rsid w:val="00FB09A9"/>
    <w:rsid w:val="00FB26FC"/>
    <w:rsid w:val="00FB438C"/>
    <w:rsid w:val="00FB62C9"/>
    <w:rsid w:val="00FB6D46"/>
    <w:rsid w:val="00FB7346"/>
    <w:rsid w:val="00FC5310"/>
    <w:rsid w:val="00FC5464"/>
    <w:rsid w:val="00FD34C5"/>
    <w:rsid w:val="00FD3F0A"/>
    <w:rsid w:val="00FD6BD7"/>
    <w:rsid w:val="00FE2FAC"/>
    <w:rsid w:val="00FF38AA"/>
    <w:rsid w:val="00FF4385"/>
    <w:rsid w:val="00F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A773F"/>
  <w15:docId w15:val="{0AB4DFC7-08CC-4753-88CB-B1EB60F7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0">
    <w:name w:val="Normal"/>
    <w:qFormat/>
    <w:rsid w:val="00D11627"/>
    <w:pPr>
      <w:spacing w:after="60"/>
      <w:ind w:left="720"/>
      <w:jc w:val="both"/>
    </w:pPr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paragraph" w:styleId="1">
    <w:name w:val="heading 1"/>
    <w:basedOn w:val="a0"/>
    <w:link w:val="10"/>
    <w:qFormat/>
    <w:rsid w:val="00D65A6D"/>
    <w:pPr>
      <w:keepNext/>
      <w:pageBreakBefore/>
      <w:tabs>
        <w:tab w:val="left" w:pos="720"/>
      </w:tabs>
      <w:spacing w:after="360"/>
      <w:ind w:left="0"/>
      <w:jc w:val="left"/>
      <w:outlineLvl w:val="0"/>
    </w:pPr>
    <w:rPr>
      <w:rFonts w:cs="Arial"/>
      <w:b/>
      <w:bCs/>
      <w:sz w:val="28"/>
      <w:szCs w:val="28"/>
    </w:rPr>
  </w:style>
  <w:style w:type="paragraph" w:styleId="20">
    <w:name w:val="heading 2"/>
    <w:basedOn w:val="a0"/>
    <w:link w:val="21"/>
    <w:uiPriority w:val="9"/>
    <w:qFormat/>
    <w:rsid w:val="00D65A6D"/>
    <w:pPr>
      <w:keepNext/>
      <w:tabs>
        <w:tab w:val="left" w:pos="720"/>
      </w:tabs>
      <w:spacing w:before="240" w:after="120"/>
      <w:ind w:left="0"/>
      <w:jc w:val="left"/>
      <w:outlineLvl w:val="1"/>
    </w:pPr>
    <w:rPr>
      <w:rFonts w:cs="Arial"/>
      <w:b/>
      <w:bCs/>
      <w:sz w:val="24"/>
    </w:rPr>
  </w:style>
  <w:style w:type="paragraph" w:styleId="30">
    <w:name w:val="heading 3"/>
    <w:basedOn w:val="a0"/>
    <w:link w:val="31"/>
    <w:qFormat/>
    <w:rsid w:val="00D65A6D"/>
    <w:pPr>
      <w:keepNext/>
      <w:tabs>
        <w:tab w:val="left" w:pos="720"/>
      </w:tabs>
      <w:spacing w:before="120"/>
      <w:ind w:left="0"/>
      <w:jc w:val="left"/>
      <w:outlineLvl w:val="2"/>
    </w:pPr>
    <w:rPr>
      <w:rFonts w:cs="Arial"/>
      <w:b/>
      <w:bCs/>
      <w:sz w:val="22"/>
      <w:szCs w:val="22"/>
    </w:rPr>
  </w:style>
  <w:style w:type="paragraph" w:styleId="4">
    <w:name w:val="heading 4"/>
    <w:basedOn w:val="1"/>
    <w:link w:val="40"/>
    <w:uiPriority w:val="9"/>
    <w:qFormat/>
    <w:rsid w:val="00D65A6D"/>
    <w:pPr>
      <w:outlineLvl w:val="3"/>
    </w:pPr>
    <w:rPr>
      <w:rFonts w:cs="Times New Roman"/>
      <w:bCs w:val="0"/>
    </w:rPr>
  </w:style>
  <w:style w:type="paragraph" w:styleId="5">
    <w:name w:val="heading 5"/>
    <w:basedOn w:val="20"/>
    <w:link w:val="50"/>
    <w:uiPriority w:val="9"/>
    <w:qFormat/>
    <w:rsid w:val="00D65A6D"/>
    <w:pPr>
      <w:outlineLvl w:val="4"/>
    </w:pPr>
    <w:rPr>
      <w:rFonts w:cs="Times New Roman"/>
      <w:bCs w:val="0"/>
      <w:iCs/>
      <w:szCs w:val="26"/>
    </w:rPr>
  </w:style>
  <w:style w:type="paragraph" w:styleId="6">
    <w:name w:val="heading 6"/>
    <w:basedOn w:val="30"/>
    <w:link w:val="60"/>
    <w:uiPriority w:val="9"/>
    <w:qFormat/>
    <w:rsid w:val="00D65A6D"/>
    <w:pPr>
      <w:numPr>
        <w:ilvl w:val="5"/>
        <w:numId w:val="1"/>
      </w:numPr>
      <w:outlineLvl w:val="5"/>
    </w:pPr>
    <w:rPr>
      <w:rFonts w:cs="Times New Roman"/>
      <w:bCs w:val="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40D7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40D7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40D7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D65A6D"/>
    <w:rPr>
      <w:rFonts w:ascii="Arial" w:eastAsia="Times New Roman" w:hAnsi="Arial" w:cs="Arial"/>
      <w:b/>
      <w:bCs/>
      <w:color w:val="00000A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qFormat/>
    <w:rsid w:val="00D65A6D"/>
    <w:rPr>
      <w:rFonts w:ascii="Arial" w:eastAsia="Times New Roman" w:hAnsi="Arial" w:cs="Arial"/>
      <w:b/>
      <w:bCs/>
      <w:color w:val="00000A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qFormat/>
    <w:rsid w:val="00D65A6D"/>
    <w:rPr>
      <w:rFonts w:ascii="Arial" w:eastAsia="Times New Roman" w:hAnsi="Arial" w:cs="Arial"/>
      <w:b/>
      <w:bCs/>
      <w:color w:val="00000A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sid w:val="00D65A6D"/>
    <w:rPr>
      <w:rFonts w:ascii="Arial" w:eastAsia="Times New Roman" w:hAnsi="Arial" w:cs="Times New Roman"/>
      <w:b/>
      <w:color w:val="00000A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qFormat/>
    <w:rsid w:val="00D65A6D"/>
    <w:rPr>
      <w:rFonts w:ascii="Arial" w:eastAsia="Times New Roman" w:hAnsi="Arial" w:cs="Times New Roman"/>
      <w:b/>
      <w:iCs/>
      <w:color w:val="00000A"/>
      <w:sz w:val="24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"/>
    <w:qFormat/>
    <w:rsid w:val="00D65A6D"/>
    <w:rPr>
      <w:rFonts w:ascii="Arial" w:eastAsia="Times New Roman" w:hAnsi="Arial" w:cs="Times New Roman"/>
      <w:b/>
      <w:color w:val="00000A"/>
      <w:lang w:eastAsia="ru-RU"/>
    </w:rPr>
  </w:style>
  <w:style w:type="character" w:styleId="a4">
    <w:name w:val="Hyperlink"/>
    <w:basedOn w:val="a1"/>
    <w:uiPriority w:val="99"/>
    <w:unhideWhenUsed/>
    <w:rsid w:val="00D65A6D"/>
    <w:rPr>
      <w:color w:val="0563C1" w:themeColor="hyperlink"/>
      <w:u w:val="single"/>
    </w:rPr>
  </w:style>
  <w:style w:type="character" w:customStyle="1" w:styleId="a5">
    <w:name w:val="Заголовок таблицы Знак"/>
    <w:qFormat/>
    <w:rsid w:val="00D65A6D"/>
    <w:rPr>
      <w:rFonts w:ascii="Arial" w:hAnsi="Arial"/>
      <w:b/>
      <w:sz w:val="18"/>
      <w:szCs w:val="24"/>
      <w:lang w:val="ru-RU" w:eastAsia="ru-RU" w:bidi="ar-SA"/>
    </w:rPr>
  </w:style>
  <w:style w:type="character" w:customStyle="1" w:styleId="-0">
    <w:name w:val="Обычный - Отчет Знак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-1">
    <w:name w:val="Стиль маркированный - Отчет Знак"/>
    <w:basedOn w:val="-0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a6">
    <w:name w:val="Текст таблицы Знак"/>
    <w:qFormat/>
    <w:rsid w:val="00D65A6D"/>
    <w:rPr>
      <w:rFonts w:ascii="Arial" w:hAnsi="Arial" w:cs="Arial"/>
      <w:sz w:val="18"/>
      <w:szCs w:val="24"/>
      <w:lang w:val="ru-RU" w:eastAsia="ru-RU" w:bidi="ar-SA"/>
    </w:rPr>
  </w:style>
  <w:style w:type="character" w:customStyle="1" w:styleId="a7">
    <w:name w:val="Тип документа Знак"/>
    <w:qFormat/>
    <w:rsid w:val="00D65A6D"/>
    <w:rPr>
      <w:rFonts w:ascii="Arial" w:hAnsi="Arial" w:cs="Arial"/>
      <w:bCs/>
      <w:sz w:val="24"/>
      <w:szCs w:val="24"/>
      <w:lang w:val="ru-RU" w:eastAsia="ru-RU" w:bidi="ar-SA"/>
    </w:rPr>
  </w:style>
  <w:style w:type="character" w:customStyle="1" w:styleId="a8">
    <w:name w:val="Основной текст с отступом Знак"/>
    <w:basedOn w:val="a1"/>
    <w:qFormat/>
    <w:rsid w:val="00D65A6D"/>
    <w:rPr>
      <w:rFonts w:ascii="Arial" w:eastAsia="SimSun" w:hAnsi="Arial" w:cs="Arial"/>
      <w:b/>
      <w:sz w:val="24"/>
      <w:szCs w:val="24"/>
    </w:rPr>
  </w:style>
  <w:style w:type="character" w:styleId="a9">
    <w:name w:val="FollowedHyperlink"/>
    <w:basedOn w:val="a1"/>
    <w:uiPriority w:val="99"/>
    <w:unhideWhenUsed/>
    <w:qFormat/>
    <w:rsid w:val="00D65A6D"/>
    <w:rPr>
      <w:color w:val="800080"/>
      <w:u w:val="single"/>
    </w:rPr>
  </w:style>
  <w:style w:type="character" w:customStyle="1" w:styleId="aa">
    <w:name w:val="Ссылка указателя"/>
    <w:qFormat/>
    <w:rsid w:val="00D65A6D"/>
  </w:style>
  <w:style w:type="character" w:styleId="ab">
    <w:name w:val="Unresolved Mention"/>
    <w:basedOn w:val="a1"/>
    <w:uiPriority w:val="99"/>
    <w:semiHidden/>
    <w:unhideWhenUsed/>
    <w:qFormat/>
    <w:rsid w:val="00D65A6D"/>
    <w:rPr>
      <w:color w:val="605E5C"/>
      <w:shd w:val="clear" w:color="auto" w:fill="E1DFDD"/>
    </w:rPr>
  </w:style>
  <w:style w:type="character" w:customStyle="1" w:styleId="ac">
    <w:name w:val="Заголовок Знак"/>
    <w:basedOn w:val="a1"/>
    <w:link w:val="ad"/>
    <w:uiPriority w:val="10"/>
    <w:qFormat/>
    <w:rsid w:val="00D65A6D"/>
    <w:rPr>
      <w:rFonts w:ascii="Liberation Sans" w:eastAsia="Microsoft YaHei" w:hAnsi="Liberation Sans" w:cs="Lucida Sans"/>
      <w:color w:val="00000A"/>
      <w:sz w:val="28"/>
      <w:szCs w:val="28"/>
      <w:lang w:eastAsia="ru-RU"/>
    </w:rPr>
  </w:style>
  <w:style w:type="character" w:customStyle="1" w:styleId="ae">
    <w:name w:val="Основной текст Знак"/>
    <w:basedOn w:val="a1"/>
    <w:link w:val="af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0">
    <w:name w:val="Верхний колонтитул Знак"/>
    <w:basedOn w:val="a1"/>
    <w:link w:val="af1"/>
    <w:uiPriority w:val="99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2">
    <w:name w:val="Нижний колонтитул Знак"/>
    <w:basedOn w:val="a1"/>
    <w:link w:val="af3"/>
    <w:uiPriority w:val="99"/>
    <w:qFormat/>
    <w:rsid w:val="00D65A6D"/>
    <w:rPr>
      <w:rFonts w:ascii="Arial" w:eastAsia="Times New Roman" w:hAnsi="Arial" w:cs="Times New Roman"/>
      <w:color w:val="00000A"/>
      <w:sz w:val="18"/>
      <w:szCs w:val="24"/>
      <w:lang w:eastAsia="ru-RU"/>
    </w:rPr>
  </w:style>
  <w:style w:type="character" w:customStyle="1" w:styleId="af4">
    <w:name w:val="Текст выноски Знак"/>
    <w:basedOn w:val="a1"/>
    <w:link w:val="af5"/>
    <w:uiPriority w:val="99"/>
    <w:qFormat/>
    <w:rsid w:val="00D65A6D"/>
    <w:rPr>
      <w:rFonts w:ascii="Arial" w:eastAsia="Times New Roman" w:hAnsi="Arial" w:cs="Tahoma"/>
      <w:color w:val="00000A"/>
      <w:sz w:val="16"/>
      <w:szCs w:val="16"/>
      <w:lang w:eastAsia="ru-RU"/>
    </w:rPr>
  </w:style>
  <w:style w:type="character" w:customStyle="1" w:styleId="11">
    <w:name w:val="Основной текст с отступом Знак1"/>
    <w:basedOn w:val="a1"/>
    <w:link w:val="af6"/>
    <w:qFormat/>
    <w:rsid w:val="00D65A6D"/>
    <w:rPr>
      <w:rFonts w:ascii="Arial" w:eastAsia="SimSun" w:hAnsi="Arial" w:cs="Arial"/>
      <w:b/>
      <w:color w:val="00000A"/>
      <w:sz w:val="24"/>
      <w:szCs w:val="24"/>
      <w:lang w:eastAsia="ru-RU"/>
    </w:rPr>
  </w:style>
  <w:style w:type="character" w:customStyle="1" w:styleId="af7">
    <w:name w:val="Текст сноски Знак"/>
    <w:basedOn w:val="a1"/>
    <w:link w:val="af8"/>
    <w:uiPriority w:val="99"/>
    <w:qFormat/>
    <w:rsid w:val="00D65A6D"/>
    <w:rPr>
      <w:rFonts w:ascii="Arial" w:eastAsia="Times New Roman" w:hAnsi="Arial" w:cs="Times New Roman"/>
      <w:color w:val="00000A"/>
      <w:sz w:val="20"/>
      <w:szCs w:val="20"/>
      <w:lang w:eastAsia="ru-RU"/>
    </w:rPr>
  </w:style>
  <w:style w:type="character" w:customStyle="1" w:styleId="af9">
    <w:name w:val="Символ сноски"/>
    <w:uiPriority w:val="99"/>
    <w:unhideWhenUsed/>
    <w:qFormat/>
    <w:rsid w:val="00D65A6D"/>
    <w:rPr>
      <w:vertAlign w:val="superscript"/>
    </w:rPr>
  </w:style>
  <w:style w:type="character" w:styleId="afa">
    <w:name w:val="footnote reference"/>
    <w:rPr>
      <w:vertAlign w:val="superscript"/>
    </w:rPr>
  </w:style>
  <w:style w:type="character" w:styleId="afb">
    <w:name w:val="Placeholder Text"/>
    <w:basedOn w:val="a1"/>
    <w:uiPriority w:val="99"/>
    <w:semiHidden/>
    <w:qFormat/>
    <w:rsid w:val="00D65A6D"/>
    <w:rPr>
      <w:color w:val="808080"/>
    </w:rPr>
  </w:style>
  <w:style w:type="character" w:styleId="afc">
    <w:name w:val="annotation reference"/>
    <w:basedOn w:val="a1"/>
    <w:uiPriority w:val="99"/>
    <w:unhideWhenUsed/>
    <w:qFormat/>
    <w:rsid w:val="007532C6"/>
    <w:rPr>
      <w:sz w:val="16"/>
      <w:szCs w:val="16"/>
    </w:rPr>
  </w:style>
  <w:style w:type="character" w:customStyle="1" w:styleId="afd">
    <w:name w:val="Текст примечания Знак"/>
    <w:basedOn w:val="a1"/>
    <w:link w:val="afe"/>
    <w:uiPriority w:val="99"/>
    <w:qFormat/>
    <w:rsid w:val="007532C6"/>
    <w:rPr>
      <w:kern w:val="2"/>
      <w:sz w:val="20"/>
      <w:szCs w:val="20"/>
      <w14:ligatures w14:val="standardContextual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440D7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22">
    <w:name w:val="Основной текст 2 Знак"/>
    <w:basedOn w:val="a1"/>
    <w:link w:val="2"/>
    <w:uiPriority w:val="99"/>
    <w:qFormat/>
    <w:rsid w:val="00440D72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32">
    <w:name w:val="Основной текст 3 Знак"/>
    <w:basedOn w:val="a1"/>
    <w:link w:val="3"/>
    <w:uiPriority w:val="99"/>
    <w:qFormat/>
    <w:rsid w:val="00440D72"/>
    <w:rPr>
      <w:rFonts w:ascii="Arial" w:eastAsia="Times New Roman" w:hAnsi="Arial" w:cs="Times New Roman"/>
      <w:color w:val="00000A"/>
      <w:sz w:val="16"/>
      <w:szCs w:val="16"/>
      <w:lang w:eastAsia="ru-RU"/>
    </w:rPr>
  </w:style>
  <w:style w:type="character" w:customStyle="1" w:styleId="aff">
    <w:name w:val="Тема примечания Знак"/>
    <w:basedOn w:val="afd"/>
    <w:link w:val="aff0"/>
    <w:uiPriority w:val="99"/>
    <w:qFormat/>
    <w:rsid w:val="009B649F"/>
    <w:rPr>
      <w:rFonts w:ascii="Arial" w:eastAsia="Times New Roman" w:hAnsi="Arial" w:cs="Times New Roman"/>
      <w:b/>
      <w:bCs/>
      <w:color w:val="00000A"/>
      <w:kern w:val="2"/>
      <w:sz w:val="20"/>
      <w:szCs w:val="20"/>
      <w:lang w:eastAsia="ru-RU"/>
      <w14:ligatures w14:val="standardContextual"/>
    </w:rPr>
  </w:style>
  <w:style w:type="character" w:customStyle="1" w:styleId="aff1">
    <w:name w:val="Абзац списка Знак"/>
    <w:basedOn w:val="a1"/>
    <w:link w:val="aff2"/>
    <w:uiPriority w:val="34"/>
    <w:qFormat/>
    <w:rsid w:val="00E0705A"/>
    <w:rPr>
      <w:color w:val="00000A"/>
    </w:rPr>
  </w:style>
  <w:style w:type="character" w:customStyle="1" w:styleId="23">
    <w:name w:val="Основной текст с отступом 2 Знак"/>
    <w:basedOn w:val="a1"/>
    <w:link w:val="24"/>
    <w:uiPriority w:val="99"/>
    <w:qFormat/>
    <w:rsid w:val="00A046A0"/>
    <w:rPr>
      <w:rFonts w:ascii="Times New Roman" w:eastAsia="Times New Roman" w:hAnsi="Times New Roman" w:cs="Times New Roman"/>
      <w:lang w:eastAsia="ru-RU"/>
    </w:rPr>
  </w:style>
  <w:style w:type="character" w:customStyle="1" w:styleId="33">
    <w:name w:val="Об 3 нум Знак"/>
    <w:link w:val="34"/>
    <w:qFormat/>
    <w:rsid w:val="00A046A0"/>
    <w:rPr>
      <w:rFonts w:ascii="Times New Roman" w:eastAsia="Times New Roman" w:hAnsi="Times New Roman" w:cs="Times New Roman"/>
      <w:lang w:eastAsia="ru-RU"/>
    </w:rPr>
  </w:style>
  <w:style w:type="character" w:styleId="aff3">
    <w:name w:val="Strong"/>
    <w:uiPriority w:val="22"/>
    <w:qFormat/>
    <w:rsid w:val="00A046A0"/>
    <w:rPr>
      <w:b/>
      <w:bCs/>
    </w:rPr>
  </w:style>
  <w:style w:type="character" w:styleId="aff4">
    <w:name w:val="Emphasis"/>
    <w:uiPriority w:val="20"/>
    <w:qFormat/>
    <w:rsid w:val="00A046A0"/>
    <w:rPr>
      <w:i/>
      <w:iCs/>
    </w:rPr>
  </w:style>
  <w:style w:type="character" w:customStyle="1" w:styleId="aff5">
    <w:name w:val="Подзаголовок Знак"/>
    <w:basedOn w:val="a1"/>
    <w:link w:val="aff6"/>
    <w:uiPriority w:val="11"/>
    <w:qFormat/>
    <w:rsid w:val="00A046A0"/>
    <w:rPr>
      <w:rFonts w:ascii="Calibri Light" w:eastAsia="Times New Roman" w:hAnsi="Calibri Light" w:cs="Times New Roman"/>
      <w:sz w:val="24"/>
      <w:szCs w:val="24"/>
      <w:lang w:eastAsia="ru-RU"/>
    </w:rPr>
  </w:style>
  <w:style w:type="character" w:customStyle="1" w:styleId="aff7">
    <w:name w:val="Основной текст_"/>
    <w:basedOn w:val="a1"/>
    <w:link w:val="12"/>
    <w:qFormat/>
    <w:rsid w:val="00A046A0"/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A046A0"/>
    <w:rPr>
      <w:color w:val="605E5C"/>
      <w:shd w:val="clear" w:color="auto" w:fill="E1DFDD"/>
    </w:rPr>
  </w:style>
  <w:style w:type="paragraph" w:styleId="ad">
    <w:name w:val="Title"/>
    <w:basedOn w:val="a0"/>
    <w:next w:val="af"/>
    <w:link w:val="ac"/>
    <w:uiPriority w:val="10"/>
    <w:qFormat/>
    <w:rsid w:val="00D65A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0"/>
    <w:link w:val="ae"/>
    <w:rsid w:val="00D65A6D"/>
    <w:pPr>
      <w:spacing w:after="140" w:line="276" w:lineRule="auto"/>
    </w:pPr>
  </w:style>
  <w:style w:type="paragraph" w:styleId="aff8">
    <w:name w:val="List"/>
    <w:basedOn w:val="af"/>
    <w:rsid w:val="00D65A6D"/>
    <w:rPr>
      <w:rFonts w:cs="Lucida Sans"/>
    </w:rPr>
  </w:style>
  <w:style w:type="paragraph" w:styleId="aff9">
    <w:name w:val="caption"/>
    <w:basedOn w:val="a0"/>
    <w:qFormat/>
    <w:rsid w:val="00D65A6D"/>
    <w:pPr>
      <w:suppressLineNumbers/>
      <w:spacing w:before="120" w:after="120"/>
    </w:pPr>
    <w:rPr>
      <w:rFonts w:cs="Lucida Sans"/>
      <w:i/>
      <w:iCs/>
      <w:sz w:val="24"/>
    </w:rPr>
  </w:style>
  <w:style w:type="paragraph" w:styleId="affa">
    <w:name w:val="index heading"/>
    <w:basedOn w:val="ad"/>
  </w:style>
  <w:style w:type="paragraph" w:styleId="14">
    <w:name w:val="index 1"/>
    <w:basedOn w:val="a0"/>
    <w:next w:val="a0"/>
    <w:autoRedefine/>
    <w:uiPriority w:val="99"/>
    <w:semiHidden/>
    <w:unhideWhenUsed/>
    <w:qFormat/>
    <w:rsid w:val="00D65A6D"/>
    <w:pPr>
      <w:spacing w:after="0"/>
      <w:ind w:left="200" w:hanging="200"/>
    </w:pPr>
  </w:style>
  <w:style w:type="paragraph" w:customStyle="1" w:styleId="affb">
    <w:name w:val="Колонтитул"/>
    <w:basedOn w:val="a0"/>
    <w:qFormat/>
  </w:style>
  <w:style w:type="paragraph" w:styleId="af1">
    <w:name w:val="header"/>
    <w:basedOn w:val="a0"/>
    <w:link w:val="af0"/>
    <w:uiPriority w:val="99"/>
    <w:rsid w:val="00D65A6D"/>
    <w:pPr>
      <w:tabs>
        <w:tab w:val="center" w:pos="4677"/>
        <w:tab w:val="right" w:pos="9355"/>
      </w:tabs>
      <w:ind w:left="0"/>
    </w:pPr>
  </w:style>
  <w:style w:type="paragraph" w:customStyle="1" w:styleId="affc">
    <w:name w:val="Объект"/>
    <w:basedOn w:val="a0"/>
    <w:qFormat/>
    <w:rsid w:val="00D65A6D"/>
  </w:style>
  <w:style w:type="paragraph" w:customStyle="1" w:styleId="affd">
    <w:name w:val="ДанныеТаблицы"/>
    <w:basedOn w:val="a0"/>
    <w:qFormat/>
    <w:rsid w:val="00D65A6D"/>
    <w:rPr>
      <w:rFonts w:ascii="Tahoma" w:hAnsi="Tahoma"/>
      <w:sz w:val="18"/>
      <w:szCs w:val="18"/>
    </w:rPr>
  </w:style>
  <w:style w:type="paragraph" w:styleId="41">
    <w:name w:val="toc 4"/>
    <w:basedOn w:val="a0"/>
    <w:autoRedefine/>
    <w:uiPriority w:val="39"/>
    <w:rsid w:val="00D65A6D"/>
    <w:pPr>
      <w:ind w:left="600"/>
    </w:pPr>
  </w:style>
  <w:style w:type="paragraph" w:styleId="51">
    <w:name w:val="toc 5"/>
    <w:basedOn w:val="a0"/>
    <w:autoRedefine/>
    <w:uiPriority w:val="39"/>
    <w:rsid w:val="00D65A6D"/>
    <w:pPr>
      <w:ind w:left="800"/>
    </w:pPr>
  </w:style>
  <w:style w:type="paragraph" w:styleId="affe">
    <w:name w:val="Normal Indent"/>
    <w:basedOn w:val="a0"/>
    <w:unhideWhenUsed/>
    <w:qFormat/>
    <w:rsid w:val="00D65A6D"/>
    <w:pPr>
      <w:spacing w:before="120" w:after="120"/>
      <w:ind w:left="680"/>
    </w:pPr>
    <w:rPr>
      <w:rFonts w:ascii="Times New Roman" w:hAnsi="Times New Roman"/>
      <w:sz w:val="24"/>
      <w:szCs w:val="20"/>
    </w:rPr>
  </w:style>
  <w:style w:type="paragraph" w:customStyle="1" w:styleId="afff">
    <w:name w:val="Содержимое таблицы"/>
    <w:basedOn w:val="a0"/>
    <w:qFormat/>
    <w:rsid w:val="00D65A6D"/>
  </w:style>
  <w:style w:type="paragraph" w:customStyle="1" w:styleId="afff0">
    <w:name w:val="Заголовок таблицы"/>
    <w:basedOn w:val="a0"/>
    <w:qFormat/>
    <w:rsid w:val="00D65A6D"/>
    <w:pPr>
      <w:keepLines/>
      <w:spacing w:before="120" w:after="120"/>
      <w:ind w:left="0"/>
      <w:jc w:val="center"/>
    </w:pPr>
    <w:rPr>
      <w:b/>
      <w:sz w:val="18"/>
    </w:rPr>
  </w:style>
  <w:style w:type="paragraph" w:customStyle="1" w:styleId="afff1">
    <w:name w:val="Название документа"/>
    <w:autoRedefine/>
    <w:qFormat/>
    <w:rsid w:val="00D65A6D"/>
    <w:pPr>
      <w:spacing w:after="240"/>
      <w:ind w:right="567"/>
      <w:jc w:val="center"/>
    </w:pPr>
    <w:rPr>
      <w:rFonts w:ascii="Arial" w:eastAsia="Times New Roman" w:hAnsi="Arial" w:cs="Arial"/>
      <w:b/>
      <w:bCs/>
      <w:color w:val="00000A"/>
      <w:sz w:val="36"/>
      <w:szCs w:val="36"/>
      <w:lang w:eastAsia="ru-RU"/>
    </w:rPr>
  </w:style>
  <w:style w:type="paragraph" w:customStyle="1" w:styleId="afff2">
    <w:name w:val="Название компании"/>
    <w:basedOn w:val="a0"/>
    <w:autoRedefine/>
    <w:qFormat/>
    <w:rsid w:val="00D65A6D"/>
    <w:pPr>
      <w:ind w:left="0" w:right="567"/>
      <w:jc w:val="center"/>
    </w:pPr>
    <w:rPr>
      <w:sz w:val="24"/>
    </w:rPr>
  </w:style>
  <w:style w:type="paragraph" w:styleId="af3">
    <w:name w:val="footer"/>
    <w:basedOn w:val="a0"/>
    <w:link w:val="af2"/>
    <w:uiPriority w:val="99"/>
    <w:rsid w:val="00D65A6D"/>
    <w:pPr>
      <w:tabs>
        <w:tab w:val="center" w:pos="4677"/>
        <w:tab w:val="right" w:pos="9355"/>
      </w:tabs>
      <w:ind w:left="0"/>
      <w:jc w:val="left"/>
    </w:pPr>
    <w:rPr>
      <w:sz w:val="18"/>
    </w:rPr>
  </w:style>
  <w:style w:type="paragraph" w:customStyle="1" w:styleId="-3">
    <w:name w:val="Обычный - Отчет"/>
    <w:basedOn w:val="a0"/>
    <w:qFormat/>
    <w:rsid w:val="00D65A6D"/>
    <w:pPr>
      <w:ind w:left="0"/>
    </w:pPr>
  </w:style>
  <w:style w:type="paragraph" w:styleId="15">
    <w:name w:val="toc 1"/>
    <w:basedOn w:val="a0"/>
    <w:autoRedefine/>
    <w:uiPriority w:val="39"/>
    <w:rsid w:val="00D65A6D"/>
    <w:pPr>
      <w:tabs>
        <w:tab w:val="left" w:pos="720"/>
        <w:tab w:val="right" w:leader="dot" w:pos="9627"/>
      </w:tabs>
      <w:ind w:left="360"/>
    </w:pPr>
  </w:style>
  <w:style w:type="paragraph" w:styleId="25">
    <w:name w:val="toc 2"/>
    <w:basedOn w:val="a0"/>
    <w:autoRedefine/>
    <w:uiPriority w:val="39"/>
    <w:rsid w:val="00D65A6D"/>
    <w:pPr>
      <w:tabs>
        <w:tab w:val="left" w:pos="1260"/>
        <w:tab w:val="right" w:leader="dot" w:pos="9627"/>
      </w:tabs>
      <w:ind w:left="0"/>
    </w:pPr>
    <w:rPr>
      <w:rFonts w:ascii="Times New Roman" w:eastAsia="SimSun" w:hAnsi="Times New Roman"/>
      <w:i/>
      <w:szCs w:val="20"/>
    </w:rPr>
  </w:style>
  <w:style w:type="paragraph" w:styleId="35">
    <w:name w:val="toc 3"/>
    <w:basedOn w:val="a0"/>
    <w:autoRedefine/>
    <w:uiPriority w:val="39"/>
    <w:rsid w:val="00D65A6D"/>
    <w:pPr>
      <w:ind w:left="440"/>
    </w:pPr>
  </w:style>
  <w:style w:type="paragraph" w:customStyle="1" w:styleId="afff3">
    <w:name w:val="Содержание"/>
    <w:qFormat/>
    <w:rsid w:val="00D65A6D"/>
    <w:pPr>
      <w:spacing w:after="120"/>
    </w:pPr>
    <w:rPr>
      <w:rFonts w:ascii="Arial" w:eastAsia="Times New Roman" w:hAnsi="Arial" w:cs="Arial"/>
      <w:b/>
      <w:bCs/>
      <w:color w:val="00000A"/>
      <w:sz w:val="28"/>
      <w:lang w:eastAsia="ru-RU"/>
    </w:rPr>
  </w:style>
  <w:style w:type="paragraph" w:customStyle="1" w:styleId="-4">
    <w:name w:val="Стиль маркированный - Отчет"/>
    <w:basedOn w:val="-3"/>
    <w:qFormat/>
    <w:rsid w:val="00D65A6D"/>
    <w:pPr>
      <w:tabs>
        <w:tab w:val="left" w:pos="1209"/>
      </w:tabs>
      <w:ind w:left="1209"/>
    </w:pPr>
  </w:style>
  <w:style w:type="paragraph" w:customStyle="1" w:styleId="-5">
    <w:name w:val="Стиль нумерованный - Отчет"/>
    <w:basedOn w:val="a0"/>
    <w:qFormat/>
    <w:rsid w:val="00D65A6D"/>
    <w:pPr>
      <w:tabs>
        <w:tab w:val="left" w:pos="720"/>
      </w:tabs>
      <w:ind w:left="0"/>
    </w:pPr>
  </w:style>
  <w:style w:type="paragraph" w:styleId="af5">
    <w:name w:val="Balloon Text"/>
    <w:basedOn w:val="a0"/>
    <w:link w:val="af4"/>
    <w:uiPriority w:val="99"/>
    <w:qFormat/>
    <w:rsid w:val="00D65A6D"/>
    <w:rPr>
      <w:rFonts w:cs="Tahoma"/>
      <w:sz w:val="16"/>
      <w:szCs w:val="16"/>
    </w:rPr>
  </w:style>
  <w:style w:type="paragraph" w:customStyle="1" w:styleId="afff4">
    <w:name w:val="Текст таблицы"/>
    <w:basedOn w:val="a0"/>
    <w:qFormat/>
    <w:rsid w:val="00D65A6D"/>
    <w:pPr>
      <w:keepLines/>
      <w:spacing w:before="60"/>
      <w:ind w:left="0"/>
      <w:jc w:val="left"/>
    </w:pPr>
    <w:rPr>
      <w:rFonts w:cs="Arial"/>
      <w:sz w:val="18"/>
    </w:rPr>
  </w:style>
  <w:style w:type="paragraph" w:customStyle="1" w:styleId="afff5">
    <w:name w:val="Тип документа"/>
    <w:autoRedefine/>
    <w:qFormat/>
    <w:rsid w:val="00D65A6D"/>
    <w:pPr>
      <w:ind w:right="567"/>
      <w:jc w:val="center"/>
    </w:pPr>
    <w:rPr>
      <w:rFonts w:ascii="Arial" w:eastAsia="Times New Roman" w:hAnsi="Arial" w:cs="Arial"/>
      <w:bCs/>
      <w:color w:val="00000A"/>
      <w:sz w:val="24"/>
      <w:szCs w:val="24"/>
      <w:lang w:eastAsia="ru-RU"/>
    </w:rPr>
  </w:style>
  <w:style w:type="paragraph" w:customStyle="1" w:styleId="afff6">
    <w:name w:val="Утвеждаю"/>
    <w:basedOn w:val="a0"/>
    <w:qFormat/>
    <w:rsid w:val="00D65A6D"/>
    <w:pPr>
      <w:ind w:left="5220"/>
    </w:pPr>
  </w:style>
  <w:style w:type="paragraph" w:styleId="af6">
    <w:name w:val="Body Text Indent"/>
    <w:basedOn w:val="a0"/>
    <w:link w:val="11"/>
    <w:unhideWhenUsed/>
    <w:rsid w:val="00D65A6D"/>
    <w:pPr>
      <w:pageBreakBefore/>
      <w:spacing w:before="120" w:after="120"/>
      <w:ind w:left="283"/>
      <w:jc w:val="center"/>
    </w:pPr>
    <w:rPr>
      <w:rFonts w:eastAsia="SimSun" w:cs="Arial"/>
      <w:b/>
      <w:sz w:val="24"/>
    </w:rPr>
  </w:style>
  <w:style w:type="paragraph" w:customStyle="1" w:styleId="afff7">
    <w:name w:val="НазваниеПроцессБезКода"/>
    <w:basedOn w:val="a0"/>
    <w:qFormat/>
    <w:rsid w:val="00D65A6D"/>
    <w:pPr>
      <w:tabs>
        <w:tab w:val="left" w:pos="3810"/>
      </w:tabs>
      <w:jc w:val="center"/>
    </w:pPr>
    <w:rPr>
      <w:rFonts w:cs="Arial"/>
      <w:b/>
      <w:sz w:val="24"/>
    </w:rPr>
  </w:style>
  <w:style w:type="paragraph" w:customStyle="1" w:styleId="CellHeading">
    <w:name w:val="CellHeading"/>
    <w:basedOn w:val="a0"/>
    <w:qFormat/>
    <w:rsid w:val="00D65A6D"/>
    <w:pPr>
      <w:spacing w:before="120" w:after="0"/>
      <w:ind w:left="0" w:firstLine="567"/>
      <w:jc w:val="center"/>
    </w:pPr>
    <w:rPr>
      <w:rFonts w:ascii="Times New Roman" w:hAnsi="Times New Roman"/>
      <w:b/>
      <w:sz w:val="22"/>
      <w:szCs w:val="20"/>
    </w:rPr>
  </w:style>
  <w:style w:type="paragraph" w:customStyle="1" w:styleId="CellBody">
    <w:name w:val="CellBody"/>
    <w:basedOn w:val="a0"/>
    <w:qFormat/>
    <w:rsid w:val="00D65A6D"/>
    <w:pPr>
      <w:spacing w:before="60" w:after="0"/>
      <w:ind w:left="0" w:firstLine="567"/>
    </w:pPr>
    <w:rPr>
      <w:rFonts w:ascii="Times New Roman" w:hAnsi="Times New Roman"/>
      <w:sz w:val="22"/>
      <w:szCs w:val="20"/>
    </w:rPr>
  </w:style>
  <w:style w:type="paragraph" w:customStyle="1" w:styleId="afff8">
    <w:name w:val="НазвПроц"/>
    <w:basedOn w:val="afff7"/>
    <w:qFormat/>
    <w:rsid w:val="00D65A6D"/>
    <w:pPr>
      <w:ind w:left="0"/>
    </w:pPr>
    <w:rPr>
      <w:rFonts w:ascii="Times New Roman" w:hAnsi="Times New Roman" w:cs="Times New Roman"/>
      <w:sz w:val="28"/>
      <w:szCs w:val="28"/>
    </w:rPr>
  </w:style>
  <w:style w:type="paragraph" w:customStyle="1" w:styleId="afff9">
    <w:name w:val="КодДок"/>
    <w:basedOn w:val="a0"/>
    <w:qFormat/>
    <w:rsid w:val="00D65A6D"/>
    <w:pPr>
      <w:tabs>
        <w:tab w:val="left" w:pos="3810"/>
      </w:tabs>
      <w:ind w:left="0"/>
      <w:jc w:val="center"/>
    </w:pPr>
    <w:rPr>
      <w:rFonts w:ascii="Times New Roman" w:hAnsi="Times New Roman"/>
      <w:b/>
      <w:sz w:val="24"/>
    </w:rPr>
  </w:style>
  <w:style w:type="paragraph" w:customStyle="1" w:styleId="afffa">
    <w:name w:val="Введен"/>
    <w:basedOn w:val="a0"/>
    <w:qFormat/>
    <w:rsid w:val="00D65A6D"/>
    <w:pPr>
      <w:spacing w:after="0"/>
      <w:ind w:left="0"/>
      <w:jc w:val="left"/>
    </w:pPr>
    <w:rPr>
      <w:rFonts w:ascii="Times New Roman" w:hAnsi="Times New Roman"/>
      <w:sz w:val="22"/>
      <w:szCs w:val="22"/>
    </w:rPr>
  </w:style>
  <w:style w:type="paragraph" w:styleId="afffb">
    <w:name w:val="TOC Heading"/>
    <w:basedOn w:val="1"/>
    <w:uiPriority w:val="39"/>
    <w:unhideWhenUsed/>
    <w:qFormat/>
    <w:rsid w:val="00D65A6D"/>
    <w:pPr>
      <w:keepLines/>
      <w:pageBreakBefore w:val="0"/>
      <w:spacing w:before="480" w:after="0" w:line="276" w:lineRule="auto"/>
      <w:ind w:left="720"/>
    </w:pPr>
    <w:rPr>
      <w:rFonts w:ascii="Cambria" w:hAnsi="Cambria" w:cs="Times New Roman"/>
      <w:color w:val="365F91"/>
      <w:lang w:eastAsia="en-US"/>
    </w:rPr>
  </w:style>
  <w:style w:type="paragraph" w:styleId="aff2">
    <w:name w:val="List Paragraph"/>
    <w:basedOn w:val="a0"/>
    <w:link w:val="aff1"/>
    <w:uiPriority w:val="34"/>
    <w:qFormat/>
    <w:rsid w:val="00D65A6D"/>
    <w:pPr>
      <w:spacing w:after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xl65">
    <w:name w:val="xl6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6">
    <w:name w:val="xl66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7">
    <w:name w:val="xl67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68">
    <w:name w:val="xl68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9">
    <w:name w:val="xl69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0">
    <w:name w:val="xl7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1">
    <w:name w:val="xl71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2">
    <w:name w:val="xl7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3">
    <w:name w:val="xl73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4">
    <w:name w:val="xl7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5">
    <w:name w:val="xl75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6">
    <w:name w:val="xl76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7">
    <w:name w:val="xl77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8">
    <w:name w:val="xl7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9">
    <w:name w:val="xl79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0">
    <w:name w:val="xl8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1">
    <w:name w:val="xl81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2">
    <w:name w:val="xl8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3">
    <w:name w:val="xl83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4">
    <w:name w:val="xl84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5">
    <w:name w:val="xl8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6">
    <w:name w:val="xl86"/>
    <w:basedOn w:val="a0"/>
    <w:qFormat/>
    <w:rsid w:val="00D65A6D"/>
    <w:pPr>
      <w:pBdr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7">
    <w:name w:val="xl87"/>
    <w:basedOn w:val="a0"/>
    <w:qFormat/>
    <w:rsid w:val="00D65A6D"/>
    <w:pPr>
      <w:pBdr>
        <w:top w:val="single" w:sz="4" w:space="0" w:color="00000A"/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8">
    <w:name w:val="xl8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9">
    <w:name w:val="xl89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90">
    <w:name w:val="xl90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91">
    <w:name w:val="xl91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2">
    <w:name w:val="xl92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3">
    <w:name w:val="xl93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4">
    <w:name w:val="xl94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5">
    <w:name w:val="xl95"/>
    <w:basedOn w:val="a0"/>
    <w:qFormat/>
    <w:rsid w:val="00D65A6D"/>
    <w:pPr>
      <w:pBdr>
        <w:top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6">
    <w:name w:val="xl96"/>
    <w:basedOn w:val="a0"/>
    <w:qFormat/>
    <w:rsid w:val="00D65A6D"/>
    <w:pPr>
      <w:pBdr>
        <w:top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7">
    <w:name w:val="xl97"/>
    <w:basedOn w:val="a0"/>
    <w:qFormat/>
    <w:rsid w:val="00D65A6D"/>
    <w:pPr>
      <w:pBdr>
        <w:lef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8">
    <w:name w:val="xl98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9">
    <w:name w:val="xl99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0">
    <w:name w:val="xl100"/>
    <w:basedOn w:val="a0"/>
    <w:qFormat/>
    <w:rsid w:val="00D65A6D"/>
    <w:pPr>
      <w:pBdr>
        <w:top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1">
    <w:name w:val="xl101"/>
    <w:basedOn w:val="a0"/>
    <w:qFormat/>
    <w:rsid w:val="00D65A6D"/>
    <w:pPr>
      <w:pBdr>
        <w:top w:val="single" w:sz="8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2">
    <w:name w:val="xl102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3">
    <w:name w:val="xl103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4">
    <w:name w:val="xl10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5">
    <w:name w:val="xl105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6">
    <w:name w:val="xl106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7">
    <w:name w:val="xl107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Standard">
    <w:name w:val="Standard"/>
    <w:qFormat/>
    <w:rsid w:val="00D65A6D"/>
    <w:pPr>
      <w:textAlignment w:val="baseline"/>
    </w:pPr>
    <w:rPr>
      <w:rFonts w:ascii="Liberation Serif" w:eastAsia="SimSun" w:hAnsi="Liberation Serif" w:cs="Mangal"/>
      <w:color w:val="00000A"/>
      <w:sz w:val="24"/>
      <w:szCs w:val="24"/>
      <w:lang w:val="en-US" w:eastAsia="zh-CN" w:bidi="hi-IN"/>
    </w:rPr>
  </w:style>
  <w:style w:type="paragraph" w:styleId="af8">
    <w:name w:val="footnote text"/>
    <w:basedOn w:val="a0"/>
    <w:link w:val="af7"/>
    <w:uiPriority w:val="99"/>
    <w:unhideWhenUsed/>
    <w:rsid w:val="00D65A6D"/>
    <w:pPr>
      <w:spacing w:after="0"/>
    </w:pPr>
    <w:rPr>
      <w:szCs w:val="20"/>
    </w:rPr>
  </w:style>
  <w:style w:type="paragraph" w:styleId="afe">
    <w:name w:val="annotation text"/>
    <w:basedOn w:val="a0"/>
    <w:link w:val="afd"/>
    <w:uiPriority w:val="99"/>
    <w:unhideWhenUsed/>
    <w:qFormat/>
    <w:rsid w:val="007532C6"/>
    <w:pPr>
      <w:spacing w:after="160"/>
      <w:ind w:left="0"/>
      <w:jc w:val="left"/>
    </w:pPr>
    <w:rPr>
      <w:rFonts w:asciiTheme="minorHAnsi" w:eastAsiaTheme="minorHAnsi" w:hAnsiTheme="minorHAnsi" w:cstheme="minorBidi"/>
      <w:color w:val="auto"/>
      <w:kern w:val="2"/>
      <w:szCs w:val="20"/>
      <w:lang w:eastAsia="en-US"/>
      <w14:ligatures w14:val="standardContextual"/>
    </w:rPr>
  </w:style>
  <w:style w:type="paragraph" w:styleId="2">
    <w:name w:val="Body Text 2"/>
    <w:basedOn w:val="a0"/>
    <w:link w:val="22"/>
    <w:uiPriority w:val="99"/>
    <w:unhideWhenUsed/>
    <w:qFormat/>
    <w:rsid w:val="00440D72"/>
    <w:pPr>
      <w:numPr>
        <w:ilvl w:val="2"/>
        <w:numId w:val="1"/>
      </w:numPr>
      <w:spacing w:after="120" w:line="480" w:lineRule="auto"/>
    </w:pPr>
  </w:style>
  <w:style w:type="paragraph" w:styleId="3">
    <w:name w:val="Body Text 3"/>
    <w:basedOn w:val="a0"/>
    <w:link w:val="32"/>
    <w:uiPriority w:val="99"/>
    <w:unhideWhenUsed/>
    <w:qFormat/>
    <w:rsid w:val="00440D72"/>
    <w:pPr>
      <w:numPr>
        <w:ilvl w:val="3"/>
        <w:numId w:val="1"/>
      </w:numPr>
      <w:spacing w:after="120"/>
    </w:pPr>
    <w:rPr>
      <w:sz w:val="16"/>
      <w:szCs w:val="16"/>
    </w:rPr>
  </w:style>
  <w:style w:type="paragraph" w:styleId="aff0">
    <w:name w:val="annotation subject"/>
    <w:basedOn w:val="afe"/>
    <w:next w:val="afe"/>
    <w:link w:val="aff"/>
    <w:uiPriority w:val="99"/>
    <w:unhideWhenUsed/>
    <w:qFormat/>
    <w:rsid w:val="009B649F"/>
    <w:pPr>
      <w:spacing w:after="60"/>
      <w:ind w:left="720"/>
      <w:jc w:val="both"/>
    </w:pPr>
    <w:rPr>
      <w:rFonts w:ascii="Arial" w:eastAsia="Times New Roman" w:hAnsi="Arial" w:cs="Times New Roman"/>
      <w:b/>
      <w:bCs/>
      <w:color w:val="00000A"/>
      <w:kern w:val="0"/>
      <w:lang w:eastAsia="ru-RU"/>
      <w14:ligatures w14:val="none"/>
    </w:rPr>
  </w:style>
  <w:style w:type="paragraph" w:customStyle="1" w:styleId="Iauiue">
    <w:name w:val="Iau?iue"/>
    <w:qFormat/>
    <w:rsid w:val="00A046A0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-6">
    <w:name w:val="Основной текст - буллетированный"/>
    <w:uiPriority w:val="99"/>
    <w:qFormat/>
    <w:rsid w:val="00A046A0"/>
    <w:rPr>
      <w:rFonts w:ascii="Times New Roman" w:eastAsia="Times New Roman" w:hAnsi="Times New Roman" w:cs="Times New Roman"/>
      <w:sz w:val="24"/>
      <w:szCs w:val="20"/>
    </w:rPr>
  </w:style>
  <w:style w:type="paragraph" w:styleId="24">
    <w:name w:val="Body Text Indent 2"/>
    <w:basedOn w:val="a0"/>
    <w:link w:val="23"/>
    <w:uiPriority w:val="99"/>
    <w:qFormat/>
    <w:rsid w:val="00A046A0"/>
    <w:pPr>
      <w:spacing w:after="120" w:line="480" w:lineRule="auto"/>
      <w:ind w:left="283"/>
    </w:pPr>
    <w:rPr>
      <w:rFonts w:ascii="Times New Roman" w:hAnsi="Times New Roman"/>
      <w:color w:val="auto"/>
      <w:sz w:val="22"/>
      <w:szCs w:val="22"/>
    </w:rPr>
  </w:style>
  <w:style w:type="paragraph" w:customStyle="1" w:styleId="34">
    <w:name w:val="Об 3 нум"/>
    <w:basedOn w:val="a0"/>
    <w:link w:val="33"/>
    <w:qFormat/>
    <w:rsid w:val="00A046A0"/>
    <w:pPr>
      <w:spacing w:after="0" w:line="276" w:lineRule="auto"/>
      <w:ind w:hanging="720"/>
    </w:pPr>
    <w:rPr>
      <w:rFonts w:ascii="Times New Roman" w:hAnsi="Times New Roman"/>
      <w:color w:val="auto"/>
      <w:sz w:val="22"/>
      <w:szCs w:val="22"/>
    </w:rPr>
  </w:style>
  <w:style w:type="paragraph" w:customStyle="1" w:styleId="Default">
    <w:name w:val="Default"/>
    <w:qFormat/>
    <w:rsid w:val="00A046A0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0">
    <w:name w:val="m_ПростойТекст"/>
    <w:basedOn w:val="a0"/>
    <w:qFormat/>
    <w:rsid w:val="00A046A0"/>
    <w:pPr>
      <w:spacing w:after="0"/>
      <w:ind w:left="0"/>
    </w:pPr>
    <w:rPr>
      <w:rFonts w:ascii="Times New Roman" w:hAnsi="Times New Roman"/>
      <w:color w:val="auto"/>
      <w:sz w:val="24"/>
    </w:rPr>
  </w:style>
  <w:style w:type="paragraph" w:customStyle="1" w:styleId="m1">
    <w:name w:val="m_ТекстТаблицы"/>
    <w:basedOn w:val="m0"/>
    <w:qFormat/>
    <w:rsid w:val="00A046A0"/>
    <w:pPr>
      <w:jc w:val="left"/>
    </w:pPr>
    <w:rPr>
      <w:sz w:val="20"/>
    </w:rPr>
  </w:style>
  <w:style w:type="paragraph" w:customStyle="1" w:styleId="m2">
    <w:name w:val="m_ЗагПриложение"/>
    <w:basedOn w:val="m0"/>
    <w:next w:val="m0"/>
    <w:qFormat/>
    <w:rsid w:val="00A046A0"/>
    <w:pPr>
      <w:jc w:val="center"/>
    </w:pPr>
    <w:rPr>
      <w:b/>
      <w:bCs/>
      <w:caps/>
    </w:rPr>
  </w:style>
  <w:style w:type="paragraph" w:customStyle="1" w:styleId="m">
    <w:name w:val="m_Список"/>
    <w:basedOn w:val="m0"/>
    <w:qFormat/>
    <w:rsid w:val="00A046A0"/>
    <w:pPr>
      <w:numPr>
        <w:numId w:val="2"/>
      </w:numPr>
    </w:pPr>
  </w:style>
  <w:style w:type="paragraph" w:styleId="61">
    <w:name w:val="toc 6"/>
    <w:basedOn w:val="a0"/>
    <w:next w:val="a0"/>
    <w:autoRedefine/>
    <w:uiPriority w:val="39"/>
    <w:unhideWhenUsed/>
    <w:rsid w:val="00A046A0"/>
    <w:pPr>
      <w:spacing w:after="100" w:line="259" w:lineRule="auto"/>
      <w:ind w:left="1100"/>
      <w:jc w:val="left"/>
    </w:pPr>
    <w:rPr>
      <w:rFonts w:ascii="Calibri" w:hAnsi="Calibri"/>
      <w:color w:val="auto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A046A0"/>
    <w:pPr>
      <w:spacing w:after="100" w:line="259" w:lineRule="auto"/>
      <w:ind w:left="1320"/>
      <w:jc w:val="left"/>
    </w:pPr>
    <w:rPr>
      <w:rFonts w:ascii="Calibri" w:hAnsi="Calibri"/>
      <w:color w:val="auto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A046A0"/>
    <w:pPr>
      <w:spacing w:after="100" w:line="259" w:lineRule="auto"/>
      <w:ind w:left="1540"/>
      <w:jc w:val="left"/>
    </w:pPr>
    <w:rPr>
      <w:rFonts w:ascii="Calibri" w:hAnsi="Calibri"/>
      <w:color w:val="auto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A046A0"/>
    <w:pPr>
      <w:spacing w:after="100" w:line="259" w:lineRule="auto"/>
      <w:ind w:left="1760"/>
      <w:jc w:val="left"/>
    </w:pPr>
    <w:rPr>
      <w:rFonts w:ascii="Calibri" w:hAnsi="Calibri"/>
      <w:color w:val="auto"/>
      <w:sz w:val="22"/>
      <w:szCs w:val="22"/>
    </w:rPr>
  </w:style>
  <w:style w:type="paragraph" w:styleId="afffc">
    <w:name w:val="Normal (Web)"/>
    <w:basedOn w:val="a0"/>
    <w:uiPriority w:val="99"/>
    <w:unhideWhenUsed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styleId="aff6">
    <w:name w:val="Subtitle"/>
    <w:basedOn w:val="a0"/>
    <w:next w:val="a0"/>
    <w:link w:val="aff5"/>
    <w:uiPriority w:val="11"/>
    <w:qFormat/>
    <w:rsid w:val="00A046A0"/>
    <w:pPr>
      <w:ind w:left="0"/>
      <w:jc w:val="center"/>
      <w:outlineLvl w:val="1"/>
    </w:pPr>
    <w:rPr>
      <w:rFonts w:ascii="Calibri Light" w:hAnsi="Calibri Light"/>
      <w:color w:val="auto"/>
      <w:sz w:val="24"/>
    </w:rPr>
  </w:style>
  <w:style w:type="paragraph" w:styleId="afffd">
    <w:name w:val="No Spacing"/>
    <w:uiPriority w:val="1"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сновной текст1"/>
    <w:basedOn w:val="a0"/>
    <w:link w:val="aff7"/>
    <w:qFormat/>
    <w:rsid w:val="00A046A0"/>
    <w:pPr>
      <w:widowControl w:val="0"/>
      <w:spacing w:after="240"/>
      <w:ind w:left="0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fffe">
    <w:name w:val="Revision"/>
    <w:uiPriority w:val="99"/>
    <w:semiHidden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autoRedefine/>
    <w:uiPriority w:val="99"/>
    <w:qFormat/>
    <w:rsid w:val="00A046A0"/>
    <w:pPr>
      <w:numPr>
        <w:numId w:val="3"/>
      </w:numPr>
      <w:spacing w:after="0"/>
    </w:pPr>
    <w:rPr>
      <w:rFonts w:ascii="Times New Roman" w:hAnsi="Times New Roman"/>
      <w:color w:val="auto"/>
      <w:sz w:val="24"/>
      <w:szCs w:val="20"/>
    </w:rPr>
  </w:style>
  <w:style w:type="paragraph" w:customStyle="1" w:styleId="msonormal0">
    <w:name w:val="msonormal"/>
    <w:basedOn w:val="a0"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customStyle="1" w:styleId="-">
    <w:name w:val="Основной текст - нумерованный"/>
    <w:basedOn w:val="a0"/>
    <w:qFormat/>
    <w:rsid w:val="00A046A0"/>
    <w:pPr>
      <w:numPr>
        <w:ilvl w:val="1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-2">
    <w:name w:val="Основной текст - нумерованный уровень 2"/>
    <w:basedOn w:val="a0"/>
    <w:qFormat/>
    <w:rsid w:val="00A046A0"/>
    <w:pPr>
      <w:numPr>
        <w:ilvl w:val="2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formattext">
    <w:name w:val="formattext"/>
    <w:basedOn w:val="a0"/>
    <w:qFormat/>
    <w:rsid w:val="000F0C22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numbering" w:customStyle="1" w:styleId="-7">
    <w:name w:val="Стиль маркированный - Док"/>
    <w:qFormat/>
    <w:rsid w:val="00D65A6D"/>
  </w:style>
  <w:style w:type="numbering" w:customStyle="1" w:styleId="-8">
    <w:name w:val="Стиль нумерованный - Док"/>
    <w:qFormat/>
    <w:rsid w:val="00D65A6D"/>
  </w:style>
  <w:style w:type="numbering" w:customStyle="1" w:styleId="16">
    <w:name w:val="Импортированный стиль 1"/>
    <w:qFormat/>
    <w:rsid w:val="00A046A0"/>
  </w:style>
  <w:style w:type="numbering" w:styleId="111111">
    <w:name w:val="Outline List 2"/>
    <w:qFormat/>
    <w:rsid w:val="00A046A0"/>
  </w:style>
  <w:style w:type="numbering" w:customStyle="1" w:styleId="17">
    <w:name w:val="Стиль1"/>
    <w:qFormat/>
    <w:rsid w:val="00A046A0"/>
  </w:style>
  <w:style w:type="numbering" w:customStyle="1" w:styleId="26">
    <w:name w:val="Стиль2"/>
    <w:qFormat/>
    <w:rsid w:val="00A046A0"/>
  </w:style>
  <w:style w:type="table" w:styleId="affff">
    <w:name w:val="Table Grid"/>
    <w:basedOn w:val="a2"/>
    <w:uiPriority w:val="59"/>
    <w:rsid w:val="00D65A6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59"/>
    <w:rsid w:val="00854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Label56">
    <w:name w:val="ListLabel 56"/>
    <w:qFormat/>
    <w:rsid w:val="003766AA"/>
    <w:rPr>
      <w:rFonts w:ascii="Times New Roman" w:hAnsi="Times New Roman"/>
      <w:b/>
      <w:sz w:val="24"/>
    </w:rPr>
  </w:style>
  <w:style w:type="character" w:customStyle="1" w:styleId="searchresult">
    <w:name w:val="search_result"/>
    <w:basedOn w:val="a1"/>
    <w:rsid w:val="00071AAD"/>
  </w:style>
  <w:style w:type="table" w:customStyle="1" w:styleId="42">
    <w:name w:val="Сетка таблицы4"/>
    <w:basedOn w:val="a2"/>
    <w:next w:val="affff"/>
    <w:uiPriority w:val="39"/>
    <w:rsid w:val="00875F1A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Сетка таблицы9"/>
    <w:basedOn w:val="a2"/>
    <w:next w:val="affff"/>
    <w:uiPriority w:val="39"/>
    <w:rsid w:val="00740C94"/>
    <w:pPr>
      <w:suppressAutoHyphens w:val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5.wmf"/><Relationship Id="rId34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wmf"/><Relationship Id="rId25" Type="http://schemas.openxmlformats.org/officeDocument/2006/relationships/image" Target="media/image7.w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image" Target="media/image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23" Type="http://schemas.openxmlformats.org/officeDocument/2006/relationships/image" Target="media/image6.wmf"/><Relationship Id="rId28" Type="http://schemas.openxmlformats.org/officeDocument/2006/relationships/oleObject" Target="embeddings/oleObject7.bin"/><Relationship Id="rId10" Type="http://schemas.openxmlformats.org/officeDocument/2006/relationships/footer" Target="footer1.xml"/><Relationship Id="rId19" Type="http://schemas.openxmlformats.org/officeDocument/2006/relationships/image" Target="media/image4.wmf"/><Relationship Id="rId31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oleObject" Target="embeddings/oleObject4.bin"/><Relationship Id="rId27" Type="http://schemas.openxmlformats.org/officeDocument/2006/relationships/image" Target="media/image8.wmf"/><Relationship Id="rId30" Type="http://schemas.openxmlformats.org/officeDocument/2006/relationships/oleObject" Target="embeddings/oleObject8.bin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.artamonov@agroconcer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417ED-808E-4D16-B75D-D2EED413A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44</Pages>
  <Words>9451</Words>
  <Characters>53874</Characters>
  <Application>Microsoft Office Word</Application>
  <DocSecurity>0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v.zajcev</dc:creator>
  <dc:description/>
  <cp:lastModifiedBy>Перерва Светлана Юрьевна</cp:lastModifiedBy>
  <cp:revision>9</cp:revision>
  <cp:lastPrinted>2025-06-16T13:01:00Z</cp:lastPrinted>
  <dcterms:created xsi:type="dcterms:W3CDTF">2026-02-10T10:12:00Z</dcterms:created>
  <dcterms:modified xsi:type="dcterms:W3CDTF">2026-03-02T06:50:00Z</dcterms:modified>
  <dc:language>ru-RU</dc:language>
</cp:coreProperties>
</file>