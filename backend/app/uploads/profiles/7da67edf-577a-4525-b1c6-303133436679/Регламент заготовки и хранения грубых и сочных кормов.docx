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AAF4" w14:textId="4D79ED52" w:rsidR="00F53730" w:rsidRDefault="00711052">
      <w:pPr>
        <w:widowControl w:val="0"/>
        <w:tabs>
          <w:tab w:val="left" w:pos="732"/>
          <w:tab w:val="left" w:pos="3810"/>
          <w:tab w:val="right" w:pos="9637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Приложение к приказу № ___</w:t>
      </w:r>
    </w:p>
    <w:p w14:paraId="1F170272" w14:textId="77777777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От ___. _____._________</w:t>
      </w:r>
    </w:p>
    <w:p w14:paraId="50C5A4E8" w14:textId="77777777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ООО "Агрокомплекс Лабинский"</w:t>
      </w:r>
    </w:p>
    <w:p w14:paraId="49543BC9" w14:textId="77777777" w:rsidR="00F53730" w:rsidRDefault="00711052">
      <w:pPr>
        <w:widowControl w:val="0"/>
        <w:tabs>
          <w:tab w:val="left" w:pos="1224"/>
          <w:tab w:val="left" w:pos="3810"/>
          <w:tab w:val="right" w:pos="9637"/>
        </w:tabs>
        <w:spacing w:line="360" w:lineRule="auto"/>
        <w:ind w:left="0"/>
        <w:jc w:val="lef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</w:p>
    <w:p w14:paraId="3F867040" w14:textId="77777777" w:rsidR="00F53730" w:rsidRDefault="00711052">
      <w:pPr>
        <w:widowControl w:val="0"/>
        <w:tabs>
          <w:tab w:val="left" w:pos="3810"/>
        </w:tabs>
        <w:spacing w:line="360" w:lineRule="auto"/>
        <w:ind w:left="0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 </w:t>
      </w:r>
    </w:p>
    <w:p w14:paraId="238D261C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78FBD85C" w14:textId="16590FAA" w:rsidR="00F53730" w:rsidRDefault="000E55D8" w:rsidP="000E55D8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  <w:r>
        <w:rPr>
          <w:noProof/>
          <w:color w:val="000000"/>
          <w:lang w:val="en-US"/>
        </w:rPr>
        <w:drawing>
          <wp:inline distT="0" distB="0" distL="0" distR="0" wp14:anchorId="0954B7D0" wp14:editId="363124AF">
            <wp:extent cx="1676400" cy="1609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399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00B6D6A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2A6DFDBF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</w:p>
    <w:p w14:paraId="66725190" w14:textId="6BCCC8F7" w:rsidR="00F53730" w:rsidRDefault="000B092D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  <w:bookmarkStart w:id="0" w:name="_Hlk202880397"/>
      <w:r w:rsidRPr="000B092D">
        <w:rPr>
          <w:rFonts w:ascii="Times New Roman" w:hAnsi="Times New Roman"/>
          <w:bCs/>
          <w:sz w:val="28"/>
          <w:szCs w:val="28"/>
        </w:rPr>
        <w:t xml:space="preserve">РЕГЛАМЕНТ ЗАГОТОВКИ И </w:t>
      </w:r>
      <w:r w:rsidRPr="006A61F5">
        <w:rPr>
          <w:rFonts w:ascii="Times New Roman" w:hAnsi="Times New Roman"/>
          <w:bCs/>
          <w:sz w:val="28"/>
          <w:szCs w:val="28"/>
        </w:rPr>
        <w:t xml:space="preserve">ХРАНЕНИЯ </w:t>
      </w:r>
      <w:r w:rsidR="00F11D01" w:rsidRPr="006A61F5">
        <w:rPr>
          <w:rFonts w:ascii="Times New Roman" w:hAnsi="Times New Roman"/>
          <w:bCs/>
          <w:sz w:val="28"/>
          <w:szCs w:val="28"/>
        </w:rPr>
        <w:t>ГРУБЫХ</w:t>
      </w:r>
      <w:r w:rsidRPr="000B092D">
        <w:rPr>
          <w:rFonts w:ascii="Times New Roman" w:hAnsi="Times New Roman"/>
          <w:bCs/>
          <w:sz w:val="28"/>
          <w:szCs w:val="28"/>
        </w:rPr>
        <w:t xml:space="preserve"> И СОЧНЫХ КОРМОВ</w:t>
      </w:r>
    </w:p>
    <w:bookmarkEnd w:id="0"/>
    <w:p w14:paraId="4AAFE60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59180616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9AE63A5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23168C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8CE70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488618D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7F130C73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D19AC1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2AA51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B0B7DE7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2E9E30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1B68045" w14:textId="57D819CA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622D2E" w14:textId="096C0C8A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14CB8D" w14:textId="77777777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163A7EA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/>
          <w:szCs w:val="20"/>
        </w:rPr>
      </w:pPr>
    </w:p>
    <w:p w14:paraId="272D9579" w14:textId="45E93AF2" w:rsidR="00F53730" w:rsidRDefault="00D2116E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  <w:sectPr w:rsidR="00F53730" w:rsidSect="00E4777A">
          <w:headerReference w:type="default" r:id="rId9"/>
          <w:footerReference w:type="default" r:id="rId10"/>
          <w:pgSz w:w="11906" w:h="16838"/>
          <w:pgMar w:top="1028" w:right="851" w:bottom="1134" w:left="1418" w:header="709" w:footer="272" w:gutter="0"/>
          <w:cols w:space="720"/>
          <w:formProt w:val="0"/>
          <w:titlePg/>
          <w:docGrid w:linePitch="280" w:charSpace="9830"/>
        </w:sectPr>
      </w:pPr>
      <w:r>
        <w:rPr>
          <w:rFonts w:ascii="Times New Roman" w:hAnsi="Times New Roman"/>
          <w:bCs/>
          <w:sz w:val="24"/>
        </w:rPr>
        <w:t>Краснодар</w:t>
      </w:r>
      <w:r w:rsidR="00711052">
        <w:rPr>
          <w:rFonts w:ascii="Times New Roman" w:hAnsi="Times New Roman"/>
          <w:bCs/>
          <w:sz w:val="24"/>
        </w:rPr>
        <w:t xml:space="preserve">, </w:t>
      </w:r>
      <w:r w:rsidR="00711052">
        <w:rPr>
          <w:rFonts w:ascii="Times New Roman" w:hAnsi="Times New Roman"/>
          <w:bCs/>
          <w:sz w:val="24"/>
        </w:rPr>
        <w:fldChar w:fldCharType="begin"/>
      </w:r>
      <w:r w:rsidR="00711052">
        <w:rPr>
          <w:rFonts w:ascii="Times New Roman" w:hAnsi="Times New Roman"/>
          <w:bCs/>
          <w:sz w:val="24"/>
        </w:rPr>
        <w:instrText xml:space="preserve"> TIME \@"yyyy" </w:instrText>
      </w:r>
      <w:r w:rsidR="00711052">
        <w:rPr>
          <w:rFonts w:ascii="Times New Roman" w:hAnsi="Times New Roman"/>
          <w:bCs/>
          <w:sz w:val="24"/>
        </w:rPr>
        <w:fldChar w:fldCharType="separate"/>
      </w:r>
      <w:r w:rsidR="00CD3B6B">
        <w:rPr>
          <w:rFonts w:ascii="Times New Roman" w:hAnsi="Times New Roman"/>
          <w:bCs/>
          <w:noProof/>
          <w:sz w:val="24"/>
        </w:rPr>
        <w:t>2025</w:t>
      </w:r>
      <w:r w:rsidR="00711052">
        <w:rPr>
          <w:rFonts w:ascii="Times New Roman" w:hAnsi="Times New Roman"/>
          <w:bCs/>
          <w:sz w:val="24"/>
        </w:rPr>
        <w:fldChar w:fldCharType="end"/>
      </w:r>
      <w:r w:rsidR="00711052">
        <w:rPr>
          <w:rFonts w:ascii="Times New Roman" w:hAnsi="Times New Roman"/>
          <w:bCs/>
          <w:sz w:val="24"/>
        </w:rPr>
        <w:t xml:space="preserve"> г.</w:t>
      </w:r>
      <w:r w:rsidR="00711052">
        <w:rPr>
          <w:rFonts w:ascii="Times New Roman" w:hAnsi="Times New Roman"/>
          <w:bCs/>
          <w:color w:val="FFFFFF"/>
          <w:sz w:val="24"/>
        </w:rPr>
        <w:t xml:space="preserve"> </w:t>
      </w:r>
      <w:r w:rsidR="00711052">
        <w:br w:type="page"/>
      </w:r>
    </w:p>
    <w:p w14:paraId="1ACC1827" w14:textId="77777777" w:rsidR="00F53730" w:rsidRDefault="00711052">
      <w:pPr>
        <w:pStyle w:val="af6"/>
        <w:widowControl w:val="0"/>
        <w:spacing w:before="0" w:after="0" w:line="360" w:lineRule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ПАСПОРТ ДОКУМЕНТА </w:t>
      </w:r>
    </w:p>
    <w:tbl>
      <w:tblPr>
        <w:tblW w:w="5000" w:type="pct"/>
        <w:tblInd w:w="-5" w:type="dxa"/>
        <w:tblLayout w:type="fixed"/>
        <w:tblCellMar>
          <w:left w:w="98" w:type="dxa"/>
        </w:tblCellMar>
        <w:tblLook w:val="01E0" w:firstRow="1" w:lastRow="1" w:firstColumn="1" w:lastColumn="1" w:noHBand="0" w:noVBand="0"/>
      </w:tblPr>
      <w:tblGrid>
        <w:gridCol w:w="4111"/>
        <w:gridCol w:w="2801"/>
        <w:gridCol w:w="1309"/>
        <w:gridCol w:w="1721"/>
        <w:gridCol w:w="4726"/>
      </w:tblGrid>
      <w:tr w:rsidR="00F53730" w14:paraId="54801FD3" w14:textId="77777777" w:rsidTr="001F0D4A">
        <w:tc>
          <w:tcPr>
            <w:tcW w:w="14668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2C757CD" w14:textId="77777777" w:rsidR="00F53730" w:rsidRDefault="00711052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Владелец процесса</w:t>
            </w:r>
          </w:p>
        </w:tc>
      </w:tr>
      <w:tr w:rsidR="00F53730" w14:paraId="6DC59CE8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51BF03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Должность</w:t>
            </w:r>
          </w:p>
        </w:tc>
        <w:tc>
          <w:tcPr>
            <w:tcW w:w="411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519BC5E" w14:textId="4AF03473" w:rsidR="00F53730" w:rsidRPr="00143044" w:rsidRDefault="00B14F48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Руководитель направления Животноводство</w:t>
            </w:r>
          </w:p>
        </w:tc>
        <w:tc>
          <w:tcPr>
            <w:tcW w:w="1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75C39AA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Подразделение</w:t>
            </w:r>
          </w:p>
        </w:tc>
        <w:tc>
          <w:tcPr>
            <w:tcW w:w="4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81D0E97" w14:textId="42D6264B" w:rsidR="00F53730" w:rsidRDefault="00B14F48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bookmarkStart w:id="2" w:name="%25252525252525D0%252525252525259E%25252"/>
            <w:bookmarkEnd w:id="2"/>
            <w:r>
              <w:rPr>
                <w:rFonts w:ascii="Times New Roman" w:hAnsi="Times New Roman"/>
                <w:szCs w:val="20"/>
              </w:rPr>
              <w:t>Направление животноводство</w:t>
            </w:r>
          </w:p>
        </w:tc>
      </w:tr>
      <w:tr w:rsidR="00F53730" w14:paraId="01C6990F" w14:textId="77777777" w:rsidTr="001F0D4A">
        <w:trPr>
          <w:trHeight w:val="343"/>
        </w:trPr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1215941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Введен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769FEE3" w14:textId="77777777" w:rsidR="00F53730" w:rsidRDefault="00711052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Впервые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8641001" w14:textId="67093E0F" w:rsidR="00F53730" w:rsidRDefault="00F53730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</w:p>
        </w:tc>
      </w:tr>
      <w:tr w:rsidR="00F53730" w14:paraId="06F07DDF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AEA8BBF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Срок действия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FFFA2D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С: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2D6E62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До: бессрочно до актуализации</w:t>
            </w:r>
          </w:p>
        </w:tc>
      </w:tr>
    </w:tbl>
    <w:p w14:paraId="5319867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ЛИСТ СОГЛАСОВАНИЯ </w:t>
      </w:r>
    </w:p>
    <w:p w14:paraId="154759E5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Подписывая лист согласования, я подтверждаю, что ознакомился с процессом, мне разъяснены и понятны мои обязанности и обязанности работников моего подразделения в рамках процесса.</w:t>
      </w:r>
    </w:p>
    <w:tbl>
      <w:tblPr>
        <w:tblStyle w:val="affff"/>
        <w:tblW w:w="14627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1813"/>
        <w:gridCol w:w="4142"/>
        <w:gridCol w:w="4252"/>
        <w:gridCol w:w="1700"/>
        <w:gridCol w:w="1135"/>
        <w:gridCol w:w="1585"/>
      </w:tblGrid>
      <w:tr w:rsidR="00F53730" w14:paraId="310C8F9B" w14:textId="77777777">
        <w:trPr>
          <w:trHeight w:val="520"/>
        </w:trPr>
        <w:tc>
          <w:tcPr>
            <w:tcW w:w="1812" w:type="dxa"/>
            <w:shd w:val="clear" w:color="auto" w:fill="auto"/>
            <w:vAlign w:val="center"/>
          </w:tcPr>
          <w:p w14:paraId="6D506C8C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Код подразделения</w:t>
            </w:r>
          </w:p>
        </w:tc>
        <w:tc>
          <w:tcPr>
            <w:tcW w:w="4142" w:type="dxa"/>
            <w:shd w:val="clear" w:color="auto" w:fill="auto"/>
            <w:vAlign w:val="center"/>
          </w:tcPr>
          <w:p w14:paraId="4161263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Наименование подразделения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7036FBB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Должность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69E246C7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ФИО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28C22513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Дата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3B15092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Подпись</w:t>
            </w:r>
          </w:p>
        </w:tc>
      </w:tr>
      <w:tr w:rsidR="00F53730" w14:paraId="12B9E4B1" w14:textId="77777777">
        <w:trPr>
          <w:trHeight w:val="184"/>
        </w:trPr>
        <w:tc>
          <w:tcPr>
            <w:tcW w:w="1812" w:type="dxa"/>
            <w:shd w:val="clear" w:color="auto" w:fill="auto"/>
            <w:vAlign w:val="center"/>
          </w:tcPr>
          <w:p w14:paraId="49EE0BDE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bookmarkStart w:id="3" w:name="%25252525252525D0%252525252525259B%25252"/>
            <w:bookmarkStart w:id="4" w:name="%25252525252525D0%2525252525252594%25252"/>
            <w:bookmarkEnd w:id="3"/>
            <w:bookmarkEnd w:id="4"/>
          </w:p>
        </w:tc>
        <w:tc>
          <w:tcPr>
            <w:tcW w:w="4142" w:type="dxa"/>
            <w:shd w:val="clear" w:color="auto" w:fill="auto"/>
            <w:vAlign w:val="center"/>
          </w:tcPr>
          <w:p w14:paraId="4C4A2654" w14:textId="77777777" w:rsidR="00F53730" w:rsidRDefault="00F53730">
            <w:pPr>
              <w:widowControl w:val="0"/>
              <w:spacing w:after="0"/>
              <w:ind w:left="0"/>
              <w:jc w:val="left"/>
              <w:rPr>
                <w:rFonts w:ascii="Times New Roman" w:hAnsi="Times New Roman"/>
                <w:szCs w:val="20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14:paraId="53AD46D2" w14:textId="77777777" w:rsidR="00F53730" w:rsidRDefault="00F53730">
            <w:pPr>
              <w:pStyle w:val="aff2"/>
              <w:widowControl w:val="0"/>
              <w:tabs>
                <w:tab w:val="left" w:pos="0"/>
              </w:tabs>
              <w:ind w:left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3982CC1E" w14:textId="77777777" w:rsidR="00F53730" w:rsidRDefault="00F53730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69DD6EF7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585" w:type="dxa"/>
            <w:shd w:val="clear" w:color="auto" w:fill="auto"/>
            <w:vAlign w:val="center"/>
          </w:tcPr>
          <w:p w14:paraId="6EF6F24A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</w:tr>
    </w:tbl>
    <w:p w14:paraId="00870BAF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57D7E096" w14:textId="77777777" w:rsidR="00F53730" w:rsidRDefault="00711052">
      <w:pPr>
        <w:widowControl w:val="0"/>
        <w:spacing w:after="0" w:line="360" w:lineRule="auto"/>
        <w:ind w:left="0" w:firstLine="567"/>
        <w:rPr>
          <w:rFonts w:ascii="Times New Roman" w:hAnsi="Times New Roman"/>
          <w:bCs/>
          <w:i/>
          <w:iCs/>
          <w:sz w:val="24"/>
        </w:rPr>
      </w:pPr>
      <w:r>
        <w:rPr>
          <w:rFonts w:ascii="Times New Roman" w:hAnsi="Times New Roman"/>
          <w:bCs/>
          <w:i/>
          <w:iCs/>
          <w:sz w:val="24"/>
        </w:rPr>
        <w:t>Лист согласования формируется в 1С: Документооборот. В Листе согласования отображаются даты планового согласования (3 рабочих дня) и фактического, пометка о результате согласования: СОГЛАСОВАНО или НЕ СОГЛАСОВАНО. В случаях НЕ СОГЛАСОВАНО вносятся комментарии.</w:t>
      </w:r>
    </w:p>
    <w:p w14:paraId="0FCFB43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0" w:firstLine="567"/>
        <w:jc w:val="left"/>
        <w:rPr>
          <w:rFonts w:ascii="Times New Roman" w:hAnsi="Times New Roman" w:cs="Times New Roman"/>
          <w:b w:val="0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>При необходимости Лист согласования распечатывается из 1С: ДО</w:t>
      </w:r>
    </w:p>
    <w:p w14:paraId="2E403E46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71A1DD0B" w14:textId="77777777" w:rsidR="00F53730" w:rsidRDefault="00711052">
      <w:pPr>
        <w:spacing w:after="160" w:line="259" w:lineRule="auto"/>
        <w:ind w:left="0"/>
        <w:jc w:val="left"/>
        <w:rPr>
          <w:rFonts w:ascii="Times New Roman" w:eastAsia="SimSun" w:hAnsi="Times New Roman"/>
          <w:bCs/>
          <w:sz w:val="24"/>
        </w:rPr>
      </w:pPr>
      <w:r>
        <w:br w:type="page"/>
      </w:r>
    </w:p>
    <w:p w14:paraId="69A9D220" w14:textId="77777777" w:rsidR="00F53730" w:rsidRDefault="00711052">
      <w:pPr>
        <w:pStyle w:val="af6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ИЗМЕНЕНИЯ И ДОПОЛНЕНИЯ </w:t>
      </w:r>
    </w:p>
    <w:tbl>
      <w:tblPr>
        <w:tblW w:w="14896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374"/>
        <w:gridCol w:w="2367"/>
        <w:gridCol w:w="2662"/>
        <w:gridCol w:w="2124"/>
        <w:gridCol w:w="5369"/>
      </w:tblGrid>
      <w:tr w:rsidR="00F53730" w14:paraId="3636DB35" w14:textId="77777777">
        <w:trPr>
          <w:trHeight w:val="470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2EEFB7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Версия</w:t>
            </w: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15316537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Кол-во изменений</w:t>
            </w: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23049AD1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Ответственный</w:t>
            </w: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02B4015F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Дата внесения изменений</w:t>
            </w: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4EA54AE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Описание изменений</w:t>
            </w:r>
          </w:p>
        </w:tc>
      </w:tr>
      <w:tr w:rsidR="00F53730" w14:paraId="623F9DAF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1844A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  <w:bookmarkStart w:id="5" w:name="%25252525252525D0%2525252525252598%25252"/>
            <w:bookmarkEnd w:id="5"/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B2E172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23B62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B3BC40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EDCA8A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51DCCAB7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D911C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2F340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900E06E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1AEA91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98B82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1FA21F2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E59AA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0F15F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6ECA7F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FF4FB5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45BD4A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227265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F536D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1461F7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A30E82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146D9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606E90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5A232F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2F674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ECBCD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C1627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8F922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B011A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61F2F5E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A8A45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58EF3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81D744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D021C1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FD3BF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DBD7F93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0D0AA6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027466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DC4D4B5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20DD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EEAB8B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170A370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9D4199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E6CB5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9138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DB3E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A36E55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32FCEA4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DED758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9C3D86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950A4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5B93E9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EA38B9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</w:tbl>
    <w:p w14:paraId="1C1743CB" w14:textId="77777777" w:rsidR="00F53730" w:rsidRDefault="00F53730">
      <w:pPr>
        <w:sectPr w:rsidR="00F53730">
          <w:headerReference w:type="default" r:id="rId11"/>
          <w:footerReference w:type="default" r:id="rId12"/>
          <w:headerReference w:type="first" r:id="rId13"/>
          <w:footerReference w:type="first" r:id="rId14"/>
          <w:pgSz w:w="16838" w:h="11906" w:orient="landscape"/>
          <w:pgMar w:top="1418" w:right="1026" w:bottom="851" w:left="1134" w:header="709" w:footer="0" w:gutter="0"/>
          <w:cols w:space="720"/>
          <w:formProt w:val="0"/>
          <w:titlePg/>
          <w:docGrid w:linePitch="280" w:charSpace="9830"/>
        </w:sectPr>
      </w:pPr>
    </w:p>
    <w:bookmarkStart w:id="7" w:name="_Toc204332080" w:displacedByCustomXml="next"/>
    <w:bookmarkStart w:id="8" w:name="_Toc178263230" w:displacedByCustomXml="next"/>
    <w:sdt>
      <w:sdtPr>
        <w:rPr>
          <w:rFonts w:ascii="Arial" w:hAnsi="Arial"/>
          <w:b w:val="0"/>
          <w:bCs w:val="0"/>
          <w:color w:val="00000A"/>
          <w:sz w:val="20"/>
          <w:szCs w:val="24"/>
          <w:lang w:eastAsia="ru-RU"/>
        </w:rPr>
        <w:id w:val="-718440130"/>
        <w:docPartObj>
          <w:docPartGallery w:val="Table of Contents"/>
          <w:docPartUnique/>
        </w:docPartObj>
      </w:sdtPr>
      <w:sdtEndPr/>
      <w:sdtContent>
        <w:p w14:paraId="439090E5" w14:textId="77777777" w:rsidR="00F53730" w:rsidRDefault="00711052">
          <w:pPr>
            <w:pStyle w:val="afffb"/>
            <w:keepNext w:val="0"/>
            <w:keepLines w:val="0"/>
            <w:widowControl w:val="0"/>
            <w:tabs>
              <w:tab w:val="clear" w:pos="720"/>
              <w:tab w:val="left" w:pos="709"/>
            </w:tabs>
            <w:spacing w:before="0" w:line="360" w:lineRule="auto"/>
            <w:ind w:left="0"/>
            <w:jc w:val="center"/>
            <w:rPr>
              <w:rFonts w:ascii="Times New Roman" w:hAnsi="Times New Roman"/>
              <w:color w:val="auto"/>
            </w:rPr>
          </w:pPr>
          <w:r>
            <w:rPr>
              <w:rFonts w:ascii="Times New Roman" w:hAnsi="Times New Roman"/>
              <w:color w:val="auto"/>
            </w:rPr>
            <w:t>Оглавление</w:t>
          </w:r>
          <w:bookmarkEnd w:id="8"/>
          <w:bookmarkEnd w:id="7"/>
        </w:p>
        <w:p w14:paraId="317583FC" w14:textId="4DA3C42C" w:rsidR="00F843C2" w:rsidRDefault="00711052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7D2AA1">
            <w:rPr>
              <w:rFonts w:cs="Arial"/>
              <w:szCs w:val="20"/>
            </w:rPr>
            <w:fldChar w:fldCharType="begin"/>
          </w:r>
          <w:r w:rsidRPr="007D2AA1">
            <w:rPr>
              <w:rStyle w:val="aa"/>
              <w:rFonts w:cs="Arial"/>
              <w:webHidden/>
              <w:szCs w:val="20"/>
            </w:rPr>
            <w:instrText xml:space="preserve"> TOC \z \o "1-3" \u \h</w:instrText>
          </w:r>
          <w:r w:rsidRPr="007D2AA1">
            <w:rPr>
              <w:rStyle w:val="aa"/>
            </w:rPr>
            <w:fldChar w:fldCharType="separate"/>
          </w:r>
          <w:hyperlink w:anchor="_Toc204332080" w:history="1">
            <w:r w:rsidR="00F843C2" w:rsidRPr="00663146">
              <w:rPr>
                <w:rStyle w:val="a4"/>
                <w:rFonts w:ascii="Times New Roman" w:hAnsi="Times New Roman"/>
                <w:noProof/>
              </w:rPr>
              <w:t>Оглавление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_Toc204332080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4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04551C0A" w14:textId="57510BB5" w:rsidR="00F843C2" w:rsidRDefault="00A62D6E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4332081" w:history="1">
            <w:r w:rsidR="00F843C2" w:rsidRPr="00663146">
              <w:rPr>
                <w:rStyle w:val="a4"/>
                <w:rFonts w:ascii="Times New Roman" w:hAnsi="Times New Roman"/>
                <w:noProof/>
              </w:rPr>
              <w:t>1.</w:t>
            </w:r>
            <w:r w:rsidR="00F843C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rFonts w:ascii="Times New Roman" w:hAnsi="Times New Roman"/>
                <w:noProof/>
              </w:rPr>
              <w:t>Общие положения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_Toc204332081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5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502155AB" w14:textId="5DCE55EA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82" w:history="1">
            <w:r w:rsidR="00F843C2" w:rsidRPr="00663146">
              <w:rPr>
                <w:rStyle w:val="a4"/>
                <w:noProof/>
              </w:rPr>
              <w:t>1.1.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Назначение и область применения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_Toc204332082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5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29E05724" w14:textId="4F202288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83" w:history="1">
            <w:r w:rsidR="00F843C2" w:rsidRPr="00663146">
              <w:rPr>
                <w:rStyle w:val="a4"/>
                <w:noProof/>
              </w:rPr>
              <w:t>1.2.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Распределение ответственности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_Toc204332083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5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1E7BC7A3" w14:textId="40BC9D4A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84" w:history="1">
            <w:r w:rsidR="00F843C2" w:rsidRPr="00663146">
              <w:rPr>
                <w:rStyle w:val="a4"/>
                <w:noProof/>
              </w:rPr>
              <w:t>1.3.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Используемые сокращения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_Toc204332084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5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0DA67D9A" w14:textId="4D31FAF6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85" w:history="1">
            <w:r w:rsidR="00F843C2" w:rsidRPr="00663146">
              <w:rPr>
                <w:rStyle w:val="a4"/>
                <w:noProof/>
              </w:rPr>
              <w:t>1.4.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Термины и определения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_Toc204332085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6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472D3810" w14:textId="3E2AFBF6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86" w:history="1">
            <w:r w:rsidR="00F843C2" w:rsidRPr="00663146">
              <w:rPr>
                <w:rStyle w:val="a4"/>
                <w:noProof/>
              </w:rPr>
              <w:t>1.5.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Нормативные ссылки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_Toc204332086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8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2CCCA3B7" w14:textId="203EFB6D" w:rsidR="00F843C2" w:rsidRDefault="00A62D6E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4332087" w:history="1">
            <w:r w:rsidR="00F843C2" w:rsidRPr="00663146">
              <w:rPr>
                <w:rStyle w:val="a4"/>
                <w:rFonts w:ascii="Times New Roman" w:hAnsi="Times New Roman"/>
                <w:noProof/>
              </w:rPr>
              <w:t>2.</w:t>
            </w:r>
            <w:r w:rsidR="00F843C2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rFonts w:ascii="Times New Roman" w:hAnsi="Times New Roman"/>
                <w:noProof/>
              </w:rPr>
              <w:t>Описание деятельности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_Toc204332087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9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41B17E85" w14:textId="2936978E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88" w:history="1">
            <w:r w:rsidR="00F843C2" w:rsidRPr="00663146">
              <w:rPr>
                <w:rStyle w:val="a4"/>
                <w:noProof/>
              </w:rPr>
              <w:t>2.1.1.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Планирование и подготовка к уборке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_Toc204332088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9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514F8264" w14:textId="6D5FBC91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89" w:history="1">
            <w:r w:rsidR="00F843C2" w:rsidRPr="00663146">
              <w:rPr>
                <w:rStyle w:val="a4"/>
                <w:noProof/>
              </w:rPr>
              <w:t>2.2.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Сбор кормовых культур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_Toc204332089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10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724A1A81" w14:textId="43EB7B2E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90" w:history="1">
            <w:r w:rsidR="00F843C2" w:rsidRPr="00663146">
              <w:rPr>
                <w:rStyle w:val="a4"/>
                <w:noProof/>
              </w:rPr>
              <w:t>2.2.1.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Сбор кормовой культуры для приготовления сенажа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_Toc204332090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10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1FE7C173" w14:textId="13C9F05D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91" w:history="1">
            <w:r w:rsidR="00F843C2" w:rsidRPr="00663146">
              <w:rPr>
                <w:rStyle w:val="a4"/>
                <w:noProof/>
              </w:rPr>
              <w:t>2.2.2.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Сбор кормовой культуры для приготовления сена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_Toc204332091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12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18F5128D" w14:textId="7CC37BD7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92" w:history="1">
            <w:r w:rsidR="00F843C2" w:rsidRPr="00663146">
              <w:rPr>
                <w:rStyle w:val="a4"/>
                <w:noProof/>
              </w:rPr>
              <w:t>2.2.3.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Сбор кормовой культуры для приготовления силоса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_Toc204332092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14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0CD5606D" w14:textId="29C6915B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93" w:history="1">
            <w:r w:rsidR="00F843C2" w:rsidRPr="00663146">
              <w:rPr>
                <w:rStyle w:val="a4"/>
                <w:noProof/>
              </w:rPr>
              <w:t>2.2.4.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Сбор кормовой культуры для заготовки плющеной кукурузы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_Toc204332093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16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70E0E7B9" w14:textId="2782CF2B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94" w:history="1">
            <w:r w:rsidR="00F843C2" w:rsidRPr="00663146">
              <w:rPr>
                <w:rStyle w:val="a4"/>
                <w:noProof/>
              </w:rPr>
              <w:t>2.2.5.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Сбор соломы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_Toc204332094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16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7F2691E6" w14:textId="54B778B3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95" w:history="1">
            <w:r w:rsidR="00F843C2" w:rsidRPr="00663146">
              <w:rPr>
                <w:rStyle w:val="a4"/>
                <w:noProof/>
              </w:rPr>
              <w:t>2.3.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Приемка и хранение грубых и сочных кормов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_Toc204332095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17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05B821C4" w14:textId="5303C6FB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96" w:history="1">
            <w:r w:rsidR="00F843C2" w:rsidRPr="00663146">
              <w:rPr>
                <w:rStyle w:val="a4"/>
                <w:noProof/>
              </w:rPr>
              <w:t>2.3.1.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Силосная и сенажная масса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_Toc204332096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17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03F3FD66" w14:textId="4241EE0B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97" w:history="1">
            <w:r w:rsidR="00F843C2" w:rsidRPr="00663146">
              <w:rPr>
                <w:rStyle w:val="a4"/>
                <w:noProof/>
              </w:rPr>
              <w:t>2.3.2.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Плющеная кукуруза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_Toc204332097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20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424CF770" w14:textId="215C17AF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98" w:history="1">
            <w:r w:rsidR="00F843C2" w:rsidRPr="00663146">
              <w:rPr>
                <w:rStyle w:val="a4"/>
                <w:noProof/>
              </w:rPr>
              <w:t>2.3.3.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Сено и солома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_Toc204332098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22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1DBD652C" w14:textId="46CAA56C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099" w:history="1">
            <w:r w:rsidR="00F843C2" w:rsidRPr="00663146">
              <w:rPr>
                <w:rStyle w:val="a4"/>
                <w:noProof/>
              </w:rPr>
              <w:t>2.4.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Выемка корма из места хранения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_Toc204332099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23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05DF0887" w14:textId="2C00ED2C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100" w:history="1">
            <w:r w:rsidR="00F843C2" w:rsidRPr="00663146">
              <w:rPr>
                <w:rStyle w:val="a4"/>
                <w:noProof/>
              </w:rPr>
              <w:t>2.5.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Определение содержания сухого вещества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_Toc204332100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24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5856D7B7" w14:textId="5D2E9CAB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101" w:history="1">
            <w:r w:rsidR="00F843C2" w:rsidRPr="00663146">
              <w:rPr>
                <w:rStyle w:val="a4"/>
                <w:noProof/>
              </w:rPr>
              <w:t>2.6.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Контроль расхода раствора консерванта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_Toc204332101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25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169E7BEC" w14:textId="66D5EAC8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102" w:history="1">
            <w:r w:rsidR="00F843C2" w:rsidRPr="00663146">
              <w:rPr>
                <w:rStyle w:val="a4"/>
                <w:noProof/>
              </w:rPr>
              <w:t>2.7.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Контроль качества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_Toc204332102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25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5904CA8D" w14:textId="10C9F98D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103" w:history="1">
            <w:r w:rsidR="00F843C2" w:rsidRPr="00663146">
              <w:rPr>
                <w:rStyle w:val="a4"/>
                <w:noProof/>
              </w:rPr>
              <w:t>2.8.</w:t>
            </w:r>
            <w:r w:rsidR="00F843C2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F843C2" w:rsidRPr="00663146">
              <w:rPr>
                <w:rStyle w:val="a4"/>
                <w:noProof/>
              </w:rPr>
              <w:t>Показатели качества и питательности кормов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_Toc204332103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27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27DB5772" w14:textId="58D37F14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104" w:history="1">
            <w:r w:rsidR="00F843C2" w:rsidRPr="00663146">
              <w:rPr>
                <w:rStyle w:val="a4"/>
                <w:noProof/>
              </w:rPr>
              <w:t>Приложение 1. Заявка на получение ТМЦ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_Toc204332104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30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24B66A30" w14:textId="4E2ACAE6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105" w:history="1">
            <w:r w:rsidR="00F843C2" w:rsidRPr="00663146">
              <w:rPr>
                <w:rStyle w:val="a4"/>
                <w:noProof/>
              </w:rPr>
              <w:t>Приложение 2. Акт осмотра кормовых культур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_Toc204332105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31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051468A4" w14:textId="7A92B0EE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106" w:history="1">
            <w:r w:rsidR="00F843C2" w:rsidRPr="00663146">
              <w:rPr>
                <w:rStyle w:val="a4"/>
                <w:noProof/>
              </w:rPr>
              <w:t>Приложение 3. Акт приема грубых и сочных кормов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_Toc204332106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32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7AFF0DB4" w14:textId="63064A02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107" w:history="1">
            <w:r w:rsidR="00F843C2" w:rsidRPr="00663146">
              <w:rPr>
                <w:rStyle w:val="a4"/>
                <w:noProof/>
              </w:rPr>
              <w:t>Приложение 4. Акт на сортировку и сушку продукции растениеводства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_Toc204332107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34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25BDA016" w14:textId="4EB3B32D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108" w:history="1">
            <w:r w:rsidR="00F843C2" w:rsidRPr="00663146">
              <w:rPr>
                <w:rStyle w:val="a4"/>
                <w:noProof/>
              </w:rPr>
              <w:t>Приложение 5. Нормативные требования оценки качества и питательности сенажа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_Toc204332108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35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76B342D5" w14:textId="6FB8B20A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109" w:history="1">
            <w:r w:rsidR="00F843C2" w:rsidRPr="00663146">
              <w:rPr>
                <w:rStyle w:val="a4"/>
                <w:noProof/>
              </w:rPr>
              <w:t>Приложение 6. Нормативные требования оценки качества и питательности силоса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_Toc204332109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36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5617D339" w14:textId="0802AD62" w:rsidR="00F843C2" w:rsidRDefault="00A62D6E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4332110" w:history="1">
            <w:r w:rsidR="00F843C2" w:rsidRPr="00663146">
              <w:rPr>
                <w:rStyle w:val="a4"/>
                <w:noProof/>
              </w:rPr>
              <w:t>Приложение 7. Нормативные требования оценки качества и питательности сена и соломы</w:t>
            </w:r>
            <w:r w:rsidR="00F843C2">
              <w:rPr>
                <w:noProof/>
                <w:webHidden/>
              </w:rPr>
              <w:tab/>
            </w:r>
            <w:r w:rsidR="00F843C2">
              <w:rPr>
                <w:noProof/>
                <w:webHidden/>
              </w:rPr>
              <w:fldChar w:fldCharType="begin"/>
            </w:r>
            <w:r w:rsidR="00F843C2">
              <w:rPr>
                <w:noProof/>
                <w:webHidden/>
              </w:rPr>
              <w:instrText xml:space="preserve"> PAGEREF _Toc204332110 \h </w:instrText>
            </w:r>
            <w:r w:rsidR="00F843C2">
              <w:rPr>
                <w:noProof/>
                <w:webHidden/>
              </w:rPr>
            </w:r>
            <w:r w:rsidR="00F843C2">
              <w:rPr>
                <w:noProof/>
                <w:webHidden/>
              </w:rPr>
              <w:fldChar w:fldCharType="separate"/>
            </w:r>
            <w:r w:rsidR="00F843C2">
              <w:rPr>
                <w:noProof/>
                <w:webHidden/>
              </w:rPr>
              <w:t>37</w:t>
            </w:r>
            <w:r w:rsidR="00F843C2">
              <w:rPr>
                <w:noProof/>
                <w:webHidden/>
              </w:rPr>
              <w:fldChar w:fldCharType="end"/>
            </w:r>
          </w:hyperlink>
        </w:p>
        <w:p w14:paraId="4153F4D4" w14:textId="6B0F16A2" w:rsidR="00F53730" w:rsidRDefault="00711052" w:rsidP="00586E39">
          <w:pPr>
            <w:pStyle w:val="15"/>
            <w:tabs>
              <w:tab w:val="clear" w:pos="720"/>
              <w:tab w:val="left" w:pos="567"/>
              <w:tab w:val="left" w:pos="709"/>
            </w:tabs>
            <w:ind w:left="0"/>
            <w:rPr>
              <w:rFonts w:ascii="Times New Roman" w:hAnsi="Times New Roman"/>
              <w:sz w:val="24"/>
            </w:rPr>
          </w:pPr>
          <w:r w:rsidRPr="007D2AA1">
            <w:rPr>
              <w:rFonts w:cs="Arial"/>
              <w:szCs w:val="20"/>
            </w:rPr>
            <w:fldChar w:fldCharType="end"/>
          </w:r>
        </w:p>
      </w:sdtContent>
    </w:sdt>
    <w:p w14:paraId="4CE44CF8" w14:textId="03198678" w:rsidR="00F53730" w:rsidRDefault="00711052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</w:rPr>
      </w:pPr>
      <w:bookmarkStart w:id="9" w:name="_Toc169767783"/>
      <w:r>
        <w:br w:type="page"/>
      </w:r>
    </w:p>
    <w:p w14:paraId="6D69ABC5" w14:textId="77777777" w:rsidR="00F53730" w:rsidRDefault="00711052" w:rsidP="007118C9">
      <w:pPr>
        <w:pStyle w:val="1"/>
        <w:keepNext w:val="0"/>
        <w:widowControl w:val="0"/>
        <w:numPr>
          <w:ilvl w:val="0"/>
          <w:numId w:val="1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10" w:name="_Toc320174708"/>
      <w:bookmarkStart w:id="11" w:name="_Toc320172668"/>
      <w:bookmarkStart w:id="12" w:name="_Toc174362644"/>
      <w:bookmarkStart w:id="13" w:name="_Toc178263231"/>
      <w:bookmarkStart w:id="14" w:name="_Toc204332081"/>
      <w:r>
        <w:rPr>
          <w:rFonts w:ascii="Times New Roman" w:hAnsi="Times New Roman" w:cs="Times New Roman"/>
        </w:rPr>
        <w:lastRenderedPageBreak/>
        <w:t>О</w:t>
      </w:r>
      <w:bookmarkEnd w:id="10"/>
      <w:bookmarkEnd w:id="11"/>
      <w:r>
        <w:rPr>
          <w:rFonts w:ascii="Times New Roman" w:hAnsi="Times New Roman" w:cs="Times New Roman"/>
        </w:rPr>
        <w:t>бщие положения</w:t>
      </w:r>
      <w:bookmarkEnd w:id="9"/>
      <w:bookmarkEnd w:id="12"/>
      <w:bookmarkEnd w:id="13"/>
      <w:bookmarkEnd w:id="14"/>
    </w:p>
    <w:p w14:paraId="09EF9111" w14:textId="69F0B0C0" w:rsidR="00F53730" w:rsidRDefault="00711052" w:rsidP="00740C94">
      <w:pPr>
        <w:pStyle w:val="20"/>
        <w:numPr>
          <w:ilvl w:val="1"/>
          <w:numId w:val="7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15" w:name="_Toc151265850"/>
      <w:bookmarkStart w:id="16" w:name="_Toc255294237"/>
      <w:bookmarkStart w:id="17" w:name="_Toc320174709"/>
      <w:bookmarkStart w:id="18" w:name="_Toc320172669"/>
      <w:bookmarkStart w:id="19" w:name="_Toc169767784"/>
      <w:bookmarkStart w:id="20" w:name="_Toc174362645"/>
      <w:bookmarkStart w:id="21" w:name="_Toc178263232"/>
      <w:bookmarkStart w:id="22" w:name="_Toc204332082"/>
      <w:r>
        <w:rPr>
          <w:rFonts w:ascii="Times New Roman" w:hAnsi="Times New Roman" w:cs="Times New Roman"/>
        </w:rPr>
        <w:t>Назначение</w:t>
      </w:r>
      <w:bookmarkEnd w:id="15"/>
      <w:bookmarkEnd w:id="16"/>
      <w:r>
        <w:rPr>
          <w:rFonts w:ascii="Times New Roman" w:hAnsi="Times New Roman" w:cs="Times New Roman"/>
        </w:rPr>
        <w:t xml:space="preserve"> и область </w:t>
      </w:r>
      <w:bookmarkEnd w:id="17"/>
      <w:bookmarkEnd w:id="18"/>
      <w:r>
        <w:rPr>
          <w:rFonts w:ascii="Times New Roman" w:hAnsi="Times New Roman" w:cs="Times New Roman"/>
        </w:rPr>
        <w:t>применения</w:t>
      </w:r>
      <w:bookmarkEnd w:id="19"/>
      <w:bookmarkEnd w:id="20"/>
      <w:bookmarkEnd w:id="21"/>
      <w:bookmarkEnd w:id="22"/>
    </w:p>
    <w:p w14:paraId="795F3798" w14:textId="328A7285" w:rsidR="00733545" w:rsidRDefault="00C40EE0" w:rsidP="00741579">
      <w:pPr>
        <w:pStyle w:val="2"/>
        <w:numPr>
          <w:ilvl w:val="2"/>
          <w:numId w:val="7"/>
        </w:numPr>
        <w:spacing w:after="0" w:line="360" w:lineRule="auto"/>
        <w:ind w:left="0" w:firstLine="566"/>
        <w:contextualSpacing/>
        <w:rPr>
          <w:rStyle w:val="a8"/>
          <w:rFonts w:ascii="Times New Roman" w:hAnsi="Times New Roman" w:cs="Times New Roman"/>
          <w:b w:val="0"/>
          <w:bCs/>
        </w:rPr>
      </w:pPr>
      <w:bookmarkStart w:id="23" w:name="_Hlk196470547"/>
      <w:r w:rsidRPr="00733545">
        <w:rPr>
          <w:rFonts w:ascii="Times New Roman" w:hAnsi="Times New Roman"/>
          <w:bCs/>
          <w:sz w:val="24"/>
        </w:rPr>
        <w:t xml:space="preserve">Настоящий </w:t>
      </w:r>
      <w:bookmarkStart w:id="24" w:name="_Hlk178671575"/>
      <w:r w:rsidR="002B5507" w:rsidRPr="00733545">
        <w:rPr>
          <w:rFonts w:ascii="Times New Roman" w:hAnsi="Times New Roman"/>
          <w:bCs/>
          <w:sz w:val="24"/>
        </w:rPr>
        <w:t>Р</w:t>
      </w:r>
      <w:r w:rsidRPr="00733545">
        <w:rPr>
          <w:rFonts w:ascii="Times New Roman" w:hAnsi="Times New Roman"/>
          <w:bCs/>
          <w:sz w:val="24"/>
        </w:rPr>
        <w:t>егламент</w:t>
      </w:r>
      <w:r w:rsidR="00711052" w:rsidRPr="00733545">
        <w:rPr>
          <w:rStyle w:val="a8"/>
          <w:rFonts w:ascii="Times New Roman" w:hAnsi="Times New Roman" w:cs="Times New Roman"/>
          <w:b w:val="0"/>
          <w:bCs/>
        </w:rPr>
        <w:t xml:space="preserve"> </w:t>
      </w:r>
      <w:bookmarkEnd w:id="24"/>
      <w:r w:rsidR="00733545" w:rsidRPr="00733545">
        <w:rPr>
          <w:rStyle w:val="a8"/>
          <w:rFonts w:ascii="Times New Roman" w:hAnsi="Times New Roman" w:cs="Times New Roman"/>
          <w:b w:val="0"/>
          <w:bCs/>
        </w:rPr>
        <w:t xml:space="preserve">заготовки </w:t>
      </w:r>
      <w:r w:rsidR="007674F0">
        <w:rPr>
          <w:rStyle w:val="a8"/>
          <w:rFonts w:ascii="Times New Roman" w:hAnsi="Times New Roman" w:cs="Times New Roman"/>
          <w:b w:val="0"/>
          <w:bCs/>
        </w:rPr>
        <w:t xml:space="preserve">грубых и </w:t>
      </w:r>
      <w:r w:rsidR="00733545" w:rsidRPr="00733545">
        <w:rPr>
          <w:rStyle w:val="a8"/>
          <w:rFonts w:ascii="Times New Roman" w:hAnsi="Times New Roman" w:cs="Times New Roman"/>
          <w:b w:val="0"/>
          <w:bCs/>
        </w:rPr>
        <w:t>сочных кормов</w:t>
      </w:r>
      <w:r w:rsidR="009A16ED" w:rsidRPr="00733545">
        <w:rPr>
          <w:rStyle w:val="a8"/>
          <w:rFonts w:ascii="Times New Roman" w:hAnsi="Times New Roman" w:cs="Times New Roman"/>
          <w:b w:val="0"/>
          <w:bCs/>
        </w:rPr>
        <w:t xml:space="preserve"> в </w:t>
      </w:r>
      <w:r w:rsidR="00711052" w:rsidRPr="00733545">
        <w:rPr>
          <w:rStyle w:val="a8"/>
          <w:rFonts w:ascii="Times New Roman" w:hAnsi="Times New Roman" w:cs="Times New Roman"/>
          <w:b w:val="0"/>
          <w:bCs/>
        </w:rPr>
        <w:t>ООО «Агрокомплекс «Лабинский»</w:t>
      </w:r>
      <w:r w:rsidR="00973598" w:rsidRPr="00733545">
        <w:rPr>
          <w:rStyle w:val="a8"/>
          <w:rFonts w:ascii="Times New Roman" w:hAnsi="Times New Roman" w:cs="Times New Roman"/>
          <w:b w:val="0"/>
          <w:bCs/>
        </w:rPr>
        <w:t xml:space="preserve"> (далее – АК «Лабинский»)</w:t>
      </w:r>
      <w:r w:rsidR="00711052" w:rsidRPr="00733545">
        <w:rPr>
          <w:rStyle w:val="a8"/>
          <w:rFonts w:ascii="Times New Roman" w:hAnsi="Times New Roman" w:cs="Times New Roman"/>
          <w:b w:val="0"/>
          <w:bCs/>
        </w:rPr>
        <w:t xml:space="preserve">, его управляемых обществах (далее – </w:t>
      </w:r>
      <w:r w:rsidR="00973598" w:rsidRPr="00733545">
        <w:rPr>
          <w:rStyle w:val="a8"/>
          <w:rFonts w:ascii="Times New Roman" w:hAnsi="Times New Roman" w:cs="Times New Roman"/>
          <w:b w:val="0"/>
          <w:bCs/>
        </w:rPr>
        <w:t>Общество</w:t>
      </w:r>
      <w:r w:rsidR="00711052" w:rsidRPr="00733545">
        <w:rPr>
          <w:rStyle w:val="a8"/>
          <w:rFonts w:ascii="Times New Roman" w:hAnsi="Times New Roman" w:cs="Times New Roman"/>
          <w:b w:val="0"/>
          <w:bCs/>
        </w:rPr>
        <w:t xml:space="preserve">), </w:t>
      </w:r>
      <w:r w:rsidR="00733545" w:rsidRPr="00733545">
        <w:rPr>
          <w:rStyle w:val="a8"/>
          <w:rFonts w:ascii="Times New Roman" w:hAnsi="Times New Roman" w:cs="Times New Roman"/>
          <w:b w:val="0"/>
          <w:bCs/>
        </w:rPr>
        <w:t xml:space="preserve">устанавливает порядок организации и выполнения работ по заготовке </w:t>
      </w:r>
      <w:r w:rsidR="007674F0">
        <w:rPr>
          <w:rStyle w:val="a8"/>
          <w:rFonts w:ascii="Times New Roman" w:hAnsi="Times New Roman" w:cs="Times New Roman"/>
          <w:b w:val="0"/>
          <w:bCs/>
        </w:rPr>
        <w:t>грубых и сочных кормов</w:t>
      </w:r>
      <w:r w:rsidR="00733545">
        <w:rPr>
          <w:rStyle w:val="a8"/>
          <w:rFonts w:ascii="Times New Roman" w:hAnsi="Times New Roman" w:cs="Times New Roman"/>
          <w:b w:val="0"/>
          <w:bCs/>
        </w:rPr>
        <w:t>.</w:t>
      </w:r>
      <w:r w:rsidR="00733545" w:rsidRPr="00733545">
        <w:rPr>
          <w:rStyle w:val="a8"/>
          <w:rFonts w:ascii="Times New Roman" w:hAnsi="Times New Roman" w:cs="Times New Roman"/>
          <w:b w:val="0"/>
          <w:bCs/>
        </w:rPr>
        <w:t xml:space="preserve"> </w:t>
      </w:r>
    </w:p>
    <w:p w14:paraId="45133304" w14:textId="558D72A2" w:rsidR="00503E5C" w:rsidRPr="006A61F5" w:rsidRDefault="00503E5C" w:rsidP="00503E5C">
      <w:pPr>
        <w:pStyle w:val="2"/>
        <w:numPr>
          <w:ilvl w:val="2"/>
          <w:numId w:val="7"/>
        </w:numPr>
        <w:spacing w:after="0" w:line="360" w:lineRule="auto"/>
        <w:ind w:left="0" w:firstLine="566"/>
        <w:contextualSpacing/>
        <w:rPr>
          <w:rStyle w:val="a8"/>
          <w:rFonts w:ascii="Times New Roman" w:hAnsi="Times New Roman" w:cs="Times New Roman"/>
          <w:b w:val="0"/>
          <w:bCs/>
        </w:rPr>
      </w:pPr>
      <w:bookmarkStart w:id="25" w:name="_Toc174362646"/>
      <w:bookmarkStart w:id="26" w:name="_Toc178263233"/>
      <w:bookmarkEnd w:id="23"/>
      <w:r w:rsidRPr="006A61F5">
        <w:rPr>
          <w:rStyle w:val="a8"/>
          <w:rFonts w:ascii="Times New Roman" w:hAnsi="Times New Roman" w:cs="Times New Roman"/>
          <w:b w:val="0"/>
          <w:bCs/>
        </w:rPr>
        <w:t xml:space="preserve">Целью Регламента заготовки </w:t>
      </w:r>
      <w:r>
        <w:rPr>
          <w:rStyle w:val="a8"/>
          <w:rFonts w:ascii="Times New Roman" w:hAnsi="Times New Roman" w:cs="Times New Roman"/>
          <w:b w:val="0"/>
          <w:bCs/>
        </w:rPr>
        <w:t xml:space="preserve">и хранения </w:t>
      </w:r>
      <w:r w:rsidRPr="006A61F5">
        <w:rPr>
          <w:rStyle w:val="a8"/>
          <w:rFonts w:ascii="Times New Roman" w:hAnsi="Times New Roman" w:cs="Times New Roman"/>
          <w:b w:val="0"/>
          <w:bCs/>
        </w:rPr>
        <w:t>грубых и сочных кормов (далее – Регламент) является обеспечени</w:t>
      </w:r>
      <w:r w:rsidR="00C66FB1">
        <w:rPr>
          <w:rStyle w:val="a8"/>
          <w:rFonts w:ascii="Times New Roman" w:hAnsi="Times New Roman" w:cs="Times New Roman"/>
          <w:b w:val="0"/>
          <w:bCs/>
        </w:rPr>
        <w:t>е</w:t>
      </w:r>
      <w:r w:rsidRPr="006A61F5">
        <w:rPr>
          <w:rStyle w:val="a8"/>
          <w:rFonts w:ascii="Times New Roman" w:hAnsi="Times New Roman" w:cs="Times New Roman"/>
          <w:b w:val="0"/>
          <w:bCs/>
        </w:rPr>
        <w:t xml:space="preserve"> высококачественного и безопасного кормового запаса для сельскохозяйственных животных.</w:t>
      </w:r>
    </w:p>
    <w:p w14:paraId="55B43FE9" w14:textId="4AE2F387" w:rsidR="00503E5C" w:rsidRPr="006A61F5" w:rsidRDefault="00503E5C" w:rsidP="00503E5C">
      <w:pPr>
        <w:pStyle w:val="2"/>
        <w:numPr>
          <w:ilvl w:val="2"/>
          <w:numId w:val="7"/>
        </w:numPr>
        <w:spacing w:after="0" w:line="360" w:lineRule="auto"/>
        <w:ind w:left="0" w:firstLine="566"/>
        <w:contextualSpacing/>
        <w:rPr>
          <w:rStyle w:val="a8"/>
          <w:rFonts w:ascii="Times New Roman" w:hAnsi="Times New Roman" w:cs="Times New Roman"/>
          <w:b w:val="0"/>
          <w:bCs/>
        </w:rPr>
      </w:pPr>
      <w:r w:rsidRPr="00733545">
        <w:rPr>
          <w:rStyle w:val="a8"/>
          <w:rFonts w:ascii="Times New Roman" w:hAnsi="Times New Roman" w:cs="Times New Roman"/>
          <w:b w:val="0"/>
          <w:bCs/>
        </w:rPr>
        <w:t xml:space="preserve">Задачей Регламента </w:t>
      </w:r>
      <w:r w:rsidRPr="006A61F5">
        <w:rPr>
          <w:rStyle w:val="a8"/>
          <w:rFonts w:ascii="Times New Roman" w:hAnsi="Times New Roman" w:cs="Times New Roman"/>
          <w:b w:val="0"/>
          <w:bCs/>
        </w:rPr>
        <w:t>(далее – Регламент) является определение процессов</w:t>
      </w:r>
      <w:r w:rsidR="00E05521" w:rsidRPr="00E05521">
        <w:rPr>
          <w:rStyle w:val="a8"/>
          <w:rFonts w:ascii="Times New Roman" w:hAnsi="Times New Roman" w:cs="Times New Roman"/>
          <w:b w:val="0"/>
          <w:bCs/>
        </w:rPr>
        <w:t xml:space="preserve"> </w:t>
      </w:r>
      <w:r w:rsidR="00E05521" w:rsidRPr="006A61F5">
        <w:rPr>
          <w:rStyle w:val="a8"/>
          <w:rFonts w:ascii="Times New Roman" w:hAnsi="Times New Roman" w:cs="Times New Roman"/>
          <w:b w:val="0"/>
          <w:bCs/>
        </w:rPr>
        <w:t xml:space="preserve">заготовки </w:t>
      </w:r>
      <w:r w:rsidR="00E05521">
        <w:rPr>
          <w:rStyle w:val="a8"/>
          <w:rFonts w:ascii="Times New Roman" w:hAnsi="Times New Roman" w:cs="Times New Roman"/>
          <w:b w:val="0"/>
          <w:bCs/>
        </w:rPr>
        <w:t xml:space="preserve">и хранения </w:t>
      </w:r>
      <w:r w:rsidR="00E05521" w:rsidRPr="006A61F5">
        <w:rPr>
          <w:rStyle w:val="a8"/>
          <w:rFonts w:ascii="Times New Roman" w:hAnsi="Times New Roman" w:cs="Times New Roman"/>
          <w:b w:val="0"/>
          <w:bCs/>
        </w:rPr>
        <w:t>грубых и сочных кормов</w:t>
      </w:r>
      <w:r w:rsidRPr="006A61F5">
        <w:rPr>
          <w:rStyle w:val="a8"/>
          <w:rFonts w:ascii="Times New Roman" w:hAnsi="Times New Roman" w:cs="Times New Roman"/>
          <w:b w:val="0"/>
          <w:bCs/>
        </w:rPr>
        <w:t>, требований к качеству сырья, условий хранения и контроля заготовленной продукции, а также порядок взаимодействия ответственных подразделений и специалистов.</w:t>
      </w:r>
    </w:p>
    <w:p w14:paraId="5F393158" w14:textId="3926CE75" w:rsidR="00F53730" w:rsidRDefault="00711052" w:rsidP="00740C94">
      <w:pPr>
        <w:pStyle w:val="20"/>
        <w:numPr>
          <w:ilvl w:val="1"/>
          <w:numId w:val="7"/>
        </w:numPr>
        <w:spacing w:line="360" w:lineRule="auto"/>
        <w:jc w:val="center"/>
        <w:rPr>
          <w:rFonts w:ascii="Times New Roman" w:hAnsi="Times New Roman" w:cs="Times New Roman"/>
          <w:bCs w:val="0"/>
        </w:rPr>
      </w:pPr>
      <w:bookmarkStart w:id="27" w:name="_Toc204332083"/>
      <w:r>
        <w:rPr>
          <w:rFonts w:ascii="Times New Roman" w:hAnsi="Times New Roman" w:cs="Times New Roman"/>
          <w:bCs w:val="0"/>
        </w:rPr>
        <w:t>Распределение ответственности</w:t>
      </w:r>
      <w:bookmarkEnd w:id="25"/>
      <w:bookmarkEnd w:id="26"/>
      <w:bookmarkEnd w:id="27"/>
    </w:p>
    <w:p w14:paraId="3026F23C" w14:textId="332794BF" w:rsidR="00F53730" w:rsidRDefault="00711052" w:rsidP="00905A96">
      <w:pPr>
        <w:pStyle w:val="2"/>
        <w:numPr>
          <w:ilvl w:val="2"/>
          <w:numId w:val="7"/>
        </w:numPr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>
        <w:rPr>
          <w:rStyle w:val="a8"/>
          <w:rFonts w:ascii="Times New Roman" w:hAnsi="Times New Roman" w:cs="Times New Roman"/>
          <w:b w:val="0"/>
          <w:bCs/>
        </w:rPr>
        <w:t>Ответственность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разработку, поддержание в актуальном состоянии </w:t>
      </w:r>
      <w:r w:rsidR="00B13AE0">
        <w:rPr>
          <w:rFonts w:ascii="Times New Roman" w:hAnsi="Times New Roman"/>
          <w:sz w:val="24"/>
        </w:rPr>
        <w:t>Регламента</w:t>
      </w:r>
      <w:r>
        <w:rPr>
          <w:rFonts w:ascii="Times New Roman" w:hAnsi="Times New Roman"/>
          <w:sz w:val="24"/>
        </w:rPr>
        <w:t xml:space="preserve"> несет </w:t>
      </w:r>
      <w:r w:rsidR="00B14F48">
        <w:rPr>
          <w:rFonts w:ascii="Times New Roman" w:hAnsi="Times New Roman"/>
          <w:sz w:val="24"/>
        </w:rPr>
        <w:t>руководитель направления животноводства</w:t>
      </w:r>
      <w:r w:rsidR="007D2AA1">
        <w:rPr>
          <w:rFonts w:ascii="Times New Roman" w:hAnsi="Times New Roman"/>
          <w:sz w:val="24"/>
        </w:rPr>
        <w:t xml:space="preserve"> АК «Лабинский»</w:t>
      </w:r>
      <w:r>
        <w:rPr>
          <w:rFonts w:ascii="Times New Roman" w:hAnsi="Times New Roman"/>
          <w:sz w:val="24"/>
        </w:rPr>
        <w:t>.</w:t>
      </w:r>
    </w:p>
    <w:p w14:paraId="6BAB11E3" w14:textId="77777777" w:rsidR="007118C9" w:rsidRPr="007118C9" w:rsidRDefault="007118C9" w:rsidP="00740C94">
      <w:pPr>
        <w:pStyle w:val="2"/>
        <w:numPr>
          <w:ilvl w:val="2"/>
          <w:numId w:val="7"/>
        </w:numPr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7118C9">
        <w:rPr>
          <w:rFonts w:ascii="Times New Roman" w:hAnsi="Times New Roman"/>
          <w:sz w:val="24"/>
        </w:rPr>
        <w:t>Ответственность за обеспечение выполнения требований Регламента несут руководители структурных подразделений Обществ.</w:t>
      </w:r>
    </w:p>
    <w:p w14:paraId="416A7B42" w14:textId="2F1A0E17" w:rsidR="007118C9" w:rsidRPr="007118C9" w:rsidRDefault="007118C9" w:rsidP="00740C94">
      <w:pPr>
        <w:pStyle w:val="2"/>
        <w:numPr>
          <w:ilvl w:val="2"/>
          <w:numId w:val="7"/>
        </w:numPr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7118C9">
        <w:rPr>
          <w:rFonts w:ascii="Times New Roman" w:hAnsi="Times New Roman"/>
          <w:sz w:val="24"/>
        </w:rPr>
        <w:t xml:space="preserve">Ответственность за выполнение требований Регламента несут все ответственные работники АК «Лабинский» и Обществ, задействованные в </w:t>
      </w:r>
      <w:r w:rsidR="00B14F48">
        <w:rPr>
          <w:rFonts w:ascii="Times New Roman" w:hAnsi="Times New Roman"/>
          <w:sz w:val="24"/>
        </w:rPr>
        <w:t xml:space="preserve">заготовке </w:t>
      </w:r>
      <w:r w:rsidR="0083663D">
        <w:rPr>
          <w:rFonts w:ascii="Times New Roman" w:hAnsi="Times New Roman"/>
          <w:sz w:val="24"/>
        </w:rPr>
        <w:t xml:space="preserve">грубых и </w:t>
      </w:r>
      <w:r w:rsidR="00B14F48">
        <w:rPr>
          <w:rFonts w:ascii="Times New Roman" w:hAnsi="Times New Roman"/>
          <w:sz w:val="24"/>
        </w:rPr>
        <w:t>сочных кормов</w:t>
      </w:r>
      <w:r w:rsidRPr="007118C9">
        <w:rPr>
          <w:rFonts w:ascii="Times New Roman" w:hAnsi="Times New Roman"/>
          <w:sz w:val="24"/>
        </w:rPr>
        <w:t>.</w:t>
      </w:r>
    </w:p>
    <w:p w14:paraId="2798F5E8" w14:textId="77777777" w:rsidR="00994878" w:rsidRPr="00352C35" w:rsidRDefault="00994878" w:rsidP="00994878">
      <w:pPr>
        <w:pStyle w:val="20"/>
        <w:numPr>
          <w:ilvl w:val="1"/>
          <w:numId w:val="7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28" w:name="_Toc320174710"/>
      <w:bookmarkStart w:id="29" w:name="_Toc320172670"/>
      <w:bookmarkStart w:id="30" w:name="_Toc169767785"/>
      <w:bookmarkStart w:id="31" w:name="_Toc174362647"/>
      <w:bookmarkStart w:id="32" w:name="_Toc178263234"/>
      <w:bookmarkStart w:id="33" w:name="_Toc204332084"/>
      <w:bookmarkStart w:id="34" w:name="_Toc320174711"/>
      <w:bookmarkStart w:id="35" w:name="_Toc320172671"/>
      <w:bookmarkStart w:id="36" w:name="_Toc169767786"/>
      <w:bookmarkStart w:id="37" w:name="_Toc174362648"/>
      <w:bookmarkStart w:id="38" w:name="_Toc178263235"/>
      <w:r w:rsidRPr="00352C35">
        <w:rPr>
          <w:rFonts w:ascii="Times New Roman" w:hAnsi="Times New Roman" w:cs="Times New Roman"/>
          <w:bCs w:val="0"/>
        </w:rPr>
        <w:t>Используемые</w:t>
      </w:r>
      <w:r w:rsidRPr="00352C35">
        <w:rPr>
          <w:rFonts w:ascii="Times New Roman" w:hAnsi="Times New Roman" w:cs="Times New Roman"/>
        </w:rPr>
        <w:t xml:space="preserve"> сокращения</w:t>
      </w:r>
      <w:bookmarkEnd w:id="28"/>
      <w:bookmarkEnd w:id="29"/>
      <w:bookmarkEnd w:id="30"/>
      <w:bookmarkEnd w:id="31"/>
      <w:bookmarkEnd w:id="32"/>
      <w:bookmarkEnd w:id="33"/>
      <w:r w:rsidRPr="00352C35">
        <w:rPr>
          <w:rFonts w:ascii="Times New Roman" w:hAnsi="Times New Roman" w:cs="Times New Roman"/>
        </w:rPr>
        <w:t xml:space="preserve"> </w:t>
      </w:r>
    </w:p>
    <w:tbl>
      <w:tblPr>
        <w:tblW w:w="9390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58"/>
        <w:gridCol w:w="7232"/>
      </w:tblGrid>
      <w:tr w:rsidR="00994878" w:rsidRPr="003E1612" w14:paraId="175B4363" w14:textId="77777777" w:rsidTr="00D37E86">
        <w:trPr>
          <w:trHeight w:val="201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21E80DA" w14:textId="77777777" w:rsidR="00994878" w:rsidRPr="003E1612" w:rsidRDefault="00994878" w:rsidP="00D37E86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Сокращение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5741EE2E" w14:textId="77777777" w:rsidR="00994878" w:rsidRPr="003E1612" w:rsidRDefault="00994878" w:rsidP="00D37E86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AE3AB4" w:rsidRPr="003E1612" w14:paraId="0D2F6064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6D4025A" w14:textId="6BB63940" w:rsidR="00AE3AB4" w:rsidRPr="00A50694" w:rsidRDefault="00AE3AB4" w:rsidP="00AE3AB4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bookmarkStart w:id="39" w:name="_Hlk203139733"/>
            <w:r w:rsidRPr="00C35CFD">
              <w:rPr>
                <w:color w:val="auto"/>
                <w:szCs w:val="24"/>
              </w:rPr>
              <w:t>1С:</w:t>
            </w:r>
            <w:r>
              <w:rPr>
                <w:color w:val="auto"/>
                <w:szCs w:val="24"/>
              </w:rPr>
              <w:t xml:space="preserve"> </w:t>
            </w:r>
            <w:r w:rsidRPr="00C35CFD">
              <w:rPr>
                <w:color w:val="auto"/>
                <w:szCs w:val="24"/>
              </w:rPr>
              <w:t>БСХП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E6B15C8" w14:textId="21198955" w:rsidR="00AE3AB4" w:rsidRPr="00A50694" w:rsidRDefault="00AE3AB4" w:rsidP="00AE3AB4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C35CFD">
              <w:rPr>
                <w:szCs w:val="24"/>
              </w:rPr>
              <w:t>1С:</w:t>
            </w:r>
            <w:r>
              <w:rPr>
                <w:szCs w:val="24"/>
              </w:rPr>
              <w:t xml:space="preserve"> </w:t>
            </w:r>
            <w:r w:rsidRPr="00C35CFD">
              <w:rPr>
                <w:szCs w:val="24"/>
              </w:rPr>
              <w:t>Бухгалтерия сельскохозяйственного предприятия</w:t>
            </w:r>
          </w:p>
        </w:tc>
      </w:tr>
      <w:tr w:rsidR="00F05DCA" w:rsidRPr="003E1612" w14:paraId="6ADF4924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26C2108" w14:textId="2758107F" w:rsidR="00F05DCA" w:rsidRPr="00C35CFD" w:rsidRDefault="00F05DCA" w:rsidP="00F05DC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  <w:lang w:val="en-US"/>
              </w:rPr>
              <w:t>AMTS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93BEC26" w14:textId="54BD7876" w:rsidR="00F05DCA" w:rsidRPr="00C35CFD" w:rsidRDefault="00F05DCA" w:rsidP="00F05DCA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П</w:t>
            </w:r>
            <w:r w:rsidRPr="00A50694">
              <w:rPr>
                <w:szCs w:val="24"/>
              </w:rPr>
              <w:t>рограммное обеспечение AMTS для расчета рационов</w:t>
            </w:r>
            <w:r w:rsidR="002A2163">
              <w:t xml:space="preserve"> </w:t>
            </w:r>
            <w:r w:rsidR="002A2163" w:rsidRPr="002A2163">
              <w:rPr>
                <w:szCs w:val="24"/>
              </w:rPr>
              <w:t>для крупного рогатого скота</w:t>
            </w:r>
          </w:p>
        </w:tc>
      </w:tr>
      <w:tr w:rsidR="00F05DCA" w:rsidRPr="003E1612" w14:paraId="5B675A05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DF32E8" w14:textId="3A41A636" w:rsidR="00F05DCA" w:rsidRPr="00C35CFD" w:rsidRDefault="00F05DCA" w:rsidP="00F05DC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A50694">
              <w:rPr>
                <w:szCs w:val="24"/>
              </w:rPr>
              <w:t>АК «Лабинский»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AB0CAF8" w14:textId="039237D1" w:rsidR="00F05DCA" w:rsidRPr="00C35CFD" w:rsidRDefault="00F05DCA" w:rsidP="00F05DCA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A50694">
              <w:rPr>
                <w:szCs w:val="24"/>
              </w:rPr>
              <w:t>ООО «Агрокомплекс Лабинский»</w:t>
            </w:r>
          </w:p>
        </w:tc>
      </w:tr>
      <w:tr w:rsidR="00F05DCA" w:rsidRPr="003E1612" w14:paraId="69BB5898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147583E0" w14:textId="77777777" w:rsidR="00F05DCA" w:rsidRPr="00A50694" w:rsidRDefault="00F05DCA" w:rsidP="00F05DC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ЗГД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7B50E703" w14:textId="77777777" w:rsidR="00F05DCA" w:rsidRPr="00A50694" w:rsidRDefault="00F05DCA" w:rsidP="00F05DCA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Заместитель генерального директора</w:t>
            </w:r>
          </w:p>
        </w:tc>
      </w:tr>
      <w:tr w:rsidR="00F05DCA" w:rsidRPr="003E1612" w14:paraId="55C596D9" w14:textId="77777777" w:rsidTr="007A19FE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021F7DE" w14:textId="5B4898C1" w:rsidR="00F05DCA" w:rsidRPr="00A50694" w:rsidRDefault="00F05DCA" w:rsidP="00F05DC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auto"/>
                <w:szCs w:val="24"/>
              </w:rPr>
              <w:t>Механизатор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22EBAEC" w14:textId="0B191D47" w:rsidR="00F05DCA" w:rsidRPr="00A50694" w:rsidRDefault="00F05DCA" w:rsidP="00F05DCA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4C2E05">
              <w:rPr>
                <w:color w:val="000000"/>
                <w:szCs w:val="24"/>
              </w:rPr>
              <w:t>Тракторист-машинист сельскохозяйственного производства</w:t>
            </w:r>
          </w:p>
        </w:tc>
      </w:tr>
      <w:tr w:rsidR="00F05DCA" w:rsidRPr="003E1612" w14:paraId="77F0458B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5342BED2" w14:textId="77777777" w:rsidR="00F05DCA" w:rsidRPr="00A50694" w:rsidRDefault="00F05DCA" w:rsidP="00F05DC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МТФ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429F64F1" w14:textId="77777777" w:rsidR="00F05DCA" w:rsidRPr="00A50694" w:rsidRDefault="00F05DCA" w:rsidP="00F05DCA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Молочно-товарная ферма</w:t>
            </w:r>
          </w:p>
        </w:tc>
      </w:tr>
      <w:tr w:rsidR="00F05DCA" w:rsidRPr="003E1612" w14:paraId="59FC316E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6D948530" w14:textId="634043A1" w:rsidR="00F05DCA" w:rsidRPr="00A50694" w:rsidRDefault="00F05DCA" w:rsidP="00F05DC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СВ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75C67826" w14:textId="77777777" w:rsidR="00F05DCA" w:rsidRPr="00A50694" w:rsidRDefault="00F05DCA" w:rsidP="00F05DCA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Сухое вещество</w:t>
            </w:r>
          </w:p>
        </w:tc>
      </w:tr>
      <w:tr w:rsidR="00F05DCA" w:rsidRPr="003E1612" w14:paraId="7E11E505" w14:textId="77777777" w:rsidTr="00D37E86">
        <w:trPr>
          <w:trHeight w:val="7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3B012AE5" w14:textId="77777777" w:rsidR="00F05DCA" w:rsidRPr="00A50694" w:rsidRDefault="00F05DCA" w:rsidP="00F05DC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ТМЦ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36D7562E" w14:textId="77777777" w:rsidR="00F05DCA" w:rsidRPr="00A50694" w:rsidRDefault="00F05DCA" w:rsidP="00F05DCA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Товарно-материальные ценности</w:t>
            </w:r>
          </w:p>
        </w:tc>
      </w:tr>
      <w:tr w:rsidR="00F05DCA" w:rsidRPr="003E1612" w14:paraId="4AAE1213" w14:textId="77777777" w:rsidTr="008C4F01">
        <w:trPr>
          <w:trHeight w:val="7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5280AA3C" w14:textId="2FFEFB54" w:rsidR="00F05DCA" w:rsidRPr="00A50694" w:rsidRDefault="00F05DCA" w:rsidP="00F05DC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50694">
              <w:rPr>
                <w:szCs w:val="24"/>
              </w:rPr>
              <w:t xml:space="preserve">Управляемое </w:t>
            </w:r>
            <w:r w:rsidRPr="00A50694">
              <w:rPr>
                <w:szCs w:val="24"/>
              </w:rPr>
              <w:lastRenderedPageBreak/>
              <w:t>общество, Общество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D0F9AB0" w14:textId="63FC89B3" w:rsidR="00F05DCA" w:rsidRPr="00A50694" w:rsidRDefault="00F05DCA" w:rsidP="00F05DCA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A50694">
              <w:rPr>
                <w:szCs w:val="24"/>
              </w:rPr>
              <w:lastRenderedPageBreak/>
              <w:t xml:space="preserve">Юридическое лицо, находящееся в управлении ООО </w:t>
            </w:r>
            <w:r w:rsidRPr="00A50694">
              <w:rPr>
                <w:szCs w:val="24"/>
              </w:rPr>
              <w:lastRenderedPageBreak/>
              <w:t>«Агрокомплекс Лабинский»</w:t>
            </w:r>
          </w:p>
        </w:tc>
      </w:tr>
    </w:tbl>
    <w:p w14:paraId="61AC042A" w14:textId="77777777" w:rsidR="00F53730" w:rsidRPr="00352C35" w:rsidRDefault="00711052" w:rsidP="00740C94">
      <w:pPr>
        <w:pStyle w:val="20"/>
        <w:numPr>
          <w:ilvl w:val="1"/>
          <w:numId w:val="7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40" w:name="_Toc204332085"/>
      <w:bookmarkEnd w:id="39"/>
      <w:r w:rsidRPr="00352C35">
        <w:rPr>
          <w:rFonts w:ascii="Times New Roman" w:hAnsi="Times New Roman" w:cs="Times New Roman"/>
          <w:bCs w:val="0"/>
        </w:rPr>
        <w:lastRenderedPageBreak/>
        <w:t>Термины</w:t>
      </w:r>
      <w:r w:rsidRPr="00352C35">
        <w:rPr>
          <w:rFonts w:ascii="Times New Roman" w:hAnsi="Times New Roman" w:cs="Times New Roman"/>
        </w:rPr>
        <w:t xml:space="preserve"> и определения</w:t>
      </w:r>
      <w:bookmarkEnd w:id="34"/>
      <w:bookmarkEnd w:id="35"/>
      <w:bookmarkEnd w:id="36"/>
      <w:bookmarkEnd w:id="37"/>
      <w:bookmarkEnd w:id="38"/>
      <w:bookmarkEnd w:id="40"/>
      <w:r w:rsidRPr="00352C35">
        <w:rPr>
          <w:rFonts w:ascii="Times New Roman" w:hAnsi="Times New Roman" w:cs="Times New Roman"/>
        </w:rPr>
        <w:t xml:space="preserve"> </w:t>
      </w:r>
    </w:p>
    <w:tbl>
      <w:tblPr>
        <w:tblW w:w="9367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60"/>
        <w:gridCol w:w="7207"/>
      </w:tblGrid>
      <w:tr w:rsidR="007D2AA1" w:rsidRPr="003E1612" w14:paraId="5B28D43A" w14:textId="77777777" w:rsidTr="00AD1B6B"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7BF9FCF" w14:textId="77777777" w:rsidR="007D2AA1" w:rsidRPr="003E1612" w:rsidRDefault="007D2AA1" w:rsidP="00AD1B6B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Термин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4D629CDE" w14:textId="77777777" w:rsidR="007D2AA1" w:rsidRPr="003E1612" w:rsidRDefault="007D2AA1" w:rsidP="00AD1B6B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F05DCA" w:rsidRPr="003E1612" w14:paraId="69F29266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8629E45" w14:textId="38C06620" w:rsidR="00F05DCA" w:rsidRPr="00AE3AB4" w:rsidRDefault="00F05DCA" w:rsidP="00F05DCA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bookmarkStart w:id="41" w:name="_Hlk203139986"/>
            <w:r w:rsidRPr="00AE3AB4">
              <w:rPr>
                <w:color w:val="000000"/>
                <w:szCs w:val="24"/>
              </w:rPr>
              <w:t>1С: Бухгалтерия сельскохозяйственного предприятия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A5E97CF" w14:textId="481AB137" w:rsidR="00F05DCA" w:rsidRPr="00AE3AB4" w:rsidRDefault="00F05DCA" w:rsidP="00F05DCA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AE3AB4">
              <w:rPr>
                <w:color w:val="000000"/>
                <w:szCs w:val="24"/>
              </w:rPr>
              <w:t>Программное обеспечение, предназначенное для автоматизации бухгалтерского и налогового учета в сельскохозяйственных организациях.</w:t>
            </w:r>
          </w:p>
        </w:tc>
      </w:tr>
      <w:tr w:rsidR="00F05DCA" w:rsidRPr="003E1612" w14:paraId="4EF91ACE" w14:textId="77777777" w:rsidTr="00634909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759F0EA6" w14:textId="28F85240" w:rsidR="00F05DCA" w:rsidRPr="00AE3AB4" w:rsidRDefault="00F05DCA" w:rsidP="00F05DCA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AE3AB4">
              <w:rPr>
                <w:color w:val="000000"/>
                <w:szCs w:val="24"/>
              </w:rPr>
              <w:t>Excel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201ED4A" w14:textId="4B25D71D" w:rsidR="00F05DCA" w:rsidRPr="00AE3AB4" w:rsidRDefault="00F05DCA" w:rsidP="00F05DCA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color w:val="000000"/>
              </w:rPr>
              <w:t>П</w:t>
            </w:r>
            <w:r w:rsidRPr="00AE3AB4">
              <w:rPr>
                <w:color w:val="000000"/>
              </w:rPr>
              <w:t>рограмма для работы с электронными таблицами</w:t>
            </w:r>
          </w:p>
        </w:tc>
      </w:tr>
      <w:tr w:rsidR="00F05DCA" w:rsidRPr="003E1612" w14:paraId="5F8D9229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FC9BFB8" w14:textId="4597C57D" w:rsidR="00F05DCA" w:rsidRPr="00AE3AB4" w:rsidRDefault="00F05DCA" w:rsidP="00F05DC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proofErr w:type="spellStart"/>
            <w:r w:rsidRPr="00AE3AB4">
              <w:rPr>
                <w:color w:val="000000"/>
                <w:szCs w:val="24"/>
              </w:rPr>
              <w:t>Вальцевая</w:t>
            </w:r>
            <w:proofErr w:type="spellEnd"/>
            <w:r w:rsidRPr="00AE3AB4">
              <w:rPr>
                <w:color w:val="000000"/>
                <w:szCs w:val="24"/>
              </w:rPr>
              <w:t xml:space="preserve"> </w:t>
            </w:r>
            <w:proofErr w:type="spellStart"/>
            <w:r w:rsidRPr="00AE3AB4">
              <w:rPr>
                <w:color w:val="000000"/>
                <w:szCs w:val="24"/>
              </w:rPr>
              <w:t>плющилка</w:t>
            </w:r>
            <w:proofErr w:type="spellEnd"/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9CCC425" w14:textId="6A801AB5" w:rsidR="00F05DCA" w:rsidRPr="00AE3AB4" w:rsidRDefault="00F05DCA" w:rsidP="00F05DCA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AE3AB4">
              <w:rPr>
                <w:szCs w:val="24"/>
              </w:rPr>
              <w:t>Устройство, которое обрабатывает зерно путём сдавливания его между двумя вальцами, вращающимися с одинаковой скоростью</w:t>
            </w:r>
          </w:p>
        </w:tc>
      </w:tr>
      <w:tr w:rsidR="00EA727A" w:rsidRPr="003E1612" w14:paraId="537DF09A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4636B03" w14:textId="146393B2" w:rsidR="00EA727A" w:rsidRPr="00AE3AB4" w:rsidRDefault="00EA727A" w:rsidP="00F05DC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Грубый корм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50D1F7E" w14:textId="03422E15" w:rsidR="00EA727A" w:rsidRPr="00AE3AB4" w:rsidRDefault="00EA727A" w:rsidP="00F05DCA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szCs w:val="24"/>
              </w:rPr>
              <w:t>К</w:t>
            </w:r>
            <w:r w:rsidRPr="00EA727A">
              <w:rPr>
                <w:szCs w:val="24"/>
              </w:rPr>
              <w:t>орм растительного происхождения, характеризующи</w:t>
            </w:r>
            <w:r>
              <w:rPr>
                <w:szCs w:val="24"/>
              </w:rPr>
              <w:t>й</w:t>
            </w:r>
            <w:r w:rsidRPr="00EA727A">
              <w:rPr>
                <w:szCs w:val="24"/>
              </w:rPr>
              <w:t>ся низким содержанием питательных веществ и высоким содержанием клетчатки (более 18%</w:t>
            </w:r>
            <w:r>
              <w:rPr>
                <w:szCs w:val="24"/>
              </w:rPr>
              <w:t>).</w:t>
            </w:r>
          </w:p>
        </w:tc>
      </w:tr>
      <w:tr w:rsidR="00F05DCA" w:rsidRPr="003E1612" w14:paraId="46A4A001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480E41E" w14:textId="042DC21A" w:rsidR="00F05DCA" w:rsidRPr="00AE3AB4" w:rsidRDefault="00F05DCA" w:rsidP="00F05DC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E3AB4">
              <w:rPr>
                <w:color w:val="000000"/>
                <w:szCs w:val="24"/>
              </w:rPr>
              <w:t>Зеленая масса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FBC520E" w14:textId="249A3D08" w:rsidR="00F05DCA" w:rsidRPr="00AE3AB4" w:rsidRDefault="00F05DCA" w:rsidP="00F05DCA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AE3AB4">
              <w:rPr>
                <w:szCs w:val="24"/>
              </w:rPr>
              <w:t>Травянистые растения, веточный корм, которые используют для приготовления корма для животных</w:t>
            </w:r>
          </w:p>
        </w:tc>
      </w:tr>
      <w:tr w:rsidR="00F05DCA" w:rsidRPr="003E1612" w14:paraId="06CEF289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9E747B8" w14:textId="3515ABA6" w:rsidR="00F05DCA" w:rsidRPr="00AE3AB4" w:rsidRDefault="00F05DCA" w:rsidP="00F05DCA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AE3AB4">
              <w:rPr>
                <w:color w:val="000000"/>
                <w:szCs w:val="24"/>
              </w:rPr>
              <w:t>Консервант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B73090" w14:textId="4354708E" w:rsidR="00F05DCA" w:rsidRPr="00F05DCA" w:rsidRDefault="00F05DCA" w:rsidP="00F05DCA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AE3AB4">
              <w:rPr>
                <w:szCs w:val="24"/>
              </w:rPr>
              <w:t>Вещество, которое сохраняет основные питательные свойства натуральных кормов за счёт подавления или прекращения биохимических или микробиологических процессов</w:t>
            </w:r>
            <w:r>
              <w:rPr>
                <w:szCs w:val="24"/>
              </w:rPr>
              <w:t>. В рамках данного регламента включает в себя биологический и химический консерванты.</w:t>
            </w:r>
          </w:p>
        </w:tc>
      </w:tr>
      <w:tr w:rsidR="00F05DCA" w:rsidRPr="003E1612" w14:paraId="47A6887E" w14:textId="77777777" w:rsidTr="00F05DCA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45DA192" w14:textId="6368A01A" w:rsidR="00F05DCA" w:rsidRPr="00AE3AB4" w:rsidRDefault="00F05DCA" w:rsidP="00F05DC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E3AB4">
              <w:rPr>
                <w:color w:val="000000"/>
                <w:szCs w:val="24"/>
              </w:rPr>
              <w:t>Курган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70C22FA" w14:textId="142F702E" w:rsidR="00F05DCA" w:rsidRPr="00AE3AB4" w:rsidRDefault="000E55D8" w:rsidP="00F05DCA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t>П</w:t>
            </w:r>
            <w:r w:rsidRPr="002A2163">
              <w:t>ростейший тип хранилища, представленный удлинённой площадкой с твёрдым покрытием или без него, в виде валообразной «кучи».</w:t>
            </w:r>
          </w:p>
        </w:tc>
      </w:tr>
      <w:tr w:rsidR="001B7FF4" w:rsidRPr="003E1612" w14:paraId="6FA5005B" w14:textId="77777777" w:rsidTr="00F05DCA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A4E5A65" w14:textId="7FE91AE8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4C2E05">
              <w:rPr>
                <w:color w:val="000000"/>
                <w:szCs w:val="24"/>
              </w:rPr>
              <w:t>Навесное оборудование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AEEA10B" w14:textId="681D0D76" w:rsidR="001B7FF4" w:rsidRDefault="001B7FF4" w:rsidP="001B7FF4">
            <w:pPr>
              <w:pStyle w:val="affe"/>
              <w:widowControl w:val="0"/>
              <w:spacing w:before="0" w:after="0"/>
              <w:ind w:left="0"/>
            </w:pPr>
            <w:r w:rsidRPr="004C2E05">
              <w:rPr>
                <w:color w:val="000000"/>
              </w:rPr>
              <w:t>Технические устройства, которые крепятся непосредственно к сельскохозяйственной технике (например, к трактору).</w:t>
            </w:r>
          </w:p>
        </w:tc>
      </w:tr>
      <w:tr w:rsidR="001B7FF4" w:rsidRPr="003E1612" w14:paraId="05004185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C3B2CAA" w14:textId="51C247D7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AE3AB4">
              <w:rPr>
                <w:color w:val="000000"/>
                <w:szCs w:val="24"/>
              </w:rPr>
              <w:t>Обмолот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52D46C2" w14:textId="2DCCCB21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AE3AB4">
              <w:rPr>
                <w:szCs w:val="24"/>
              </w:rPr>
              <w:t>Отделение семян и плодов от колосьев, початков</w:t>
            </w:r>
          </w:p>
        </w:tc>
      </w:tr>
      <w:tr w:rsidR="001B7FF4" w:rsidRPr="003E1612" w14:paraId="62EE03B9" w14:textId="77777777" w:rsidTr="00F05DCA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DE70912" w14:textId="77777777" w:rsidR="001B7FF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E3AB4">
              <w:rPr>
                <w:color w:val="000000"/>
                <w:szCs w:val="24"/>
              </w:rPr>
              <w:t>Планирование</w:t>
            </w:r>
          </w:p>
          <w:p w14:paraId="6ECDF42A" w14:textId="5541AEDE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массы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E1CD396" w14:textId="415C7D5F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color w:val="000000"/>
              </w:rPr>
              <w:t>П</w:t>
            </w:r>
            <w:r w:rsidRPr="00AE3AB4">
              <w:rPr>
                <w:color w:val="000000"/>
              </w:rPr>
              <w:t xml:space="preserve">роцесс равномерного распределения и уплотнения зеленой массы внутри траншеи с помощью тракторов </w:t>
            </w:r>
            <w:r>
              <w:rPr>
                <w:color w:val="000000"/>
              </w:rPr>
              <w:t xml:space="preserve">с навесным оборудованием </w:t>
            </w:r>
            <w:r w:rsidRPr="00AE3AB4">
              <w:rPr>
                <w:color w:val="000000"/>
              </w:rPr>
              <w:t>или специальной техники</w:t>
            </w:r>
          </w:p>
        </w:tc>
      </w:tr>
      <w:tr w:rsidR="001B7FF4" w:rsidRPr="003E1612" w14:paraId="2F85DC21" w14:textId="77777777" w:rsidTr="00F05DCA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A06C0A1" w14:textId="6C2D66AF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E3AB4">
              <w:rPr>
                <w:color w:val="000000"/>
                <w:szCs w:val="24"/>
              </w:rPr>
              <w:t>Плющеная кукуруза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018B934" w14:textId="24C92FE0" w:rsidR="001B7FF4" w:rsidRDefault="001B7FF4" w:rsidP="001B7FF4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 w:rsidRPr="00AE3AB4">
              <w:rPr>
                <w:color w:val="000000"/>
              </w:rPr>
              <w:t>Кукурузное зерно, которое подверглось механической обработке для разрушения оболочки и частичного раздавливания.</w:t>
            </w:r>
          </w:p>
        </w:tc>
      </w:tr>
      <w:tr w:rsidR="001B7FF4" w:rsidRPr="003E1612" w14:paraId="13BC1B9B" w14:textId="77777777" w:rsidTr="00F05DCA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5B07FF9" w14:textId="3DD9B1B5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E3AB4">
              <w:rPr>
                <w:color w:val="000000"/>
                <w:szCs w:val="24"/>
              </w:rPr>
              <w:t>Программное обеспечение AMTS для расчета рационов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F2A4593" w14:textId="63833A87" w:rsidR="001B7FF4" w:rsidRDefault="001B7FF4" w:rsidP="001B7FF4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 w:rsidRPr="00AE3AB4">
              <w:rPr>
                <w:color w:val="000000"/>
              </w:rPr>
              <w:t>Программное обеспечение, предназначенное для расчета рационов кормления крупного рогатого скота, а также овец и коз</w:t>
            </w:r>
          </w:p>
        </w:tc>
      </w:tr>
      <w:tr w:rsidR="001B7FF4" w:rsidRPr="003E1612" w14:paraId="6442D9C8" w14:textId="77777777" w:rsidTr="00F05DCA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9251957" w14:textId="17DD98D3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bookmarkStart w:id="42" w:name="_Hlk204078065"/>
            <w:r w:rsidRPr="00AE3AB4">
              <w:rPr>
                <w:color w:val="000000"/>
                <w:szCs w:val="24"/>
              </w:rPr>
              <w:t>Севооборот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F49FB84" w14:textId="4C3946F1" w:rsidR="001B7FF4" w:rsidRDefault="001B7FF4" w:rsidP="001B7FF4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>
              <w:rPr>
                <w:color w:val="000000"/>
              </w:rPr>
              <w:t>П</w:t>
            </w:r>
            <w:r w:rsidRPr="00AE3AB4">
              <w:rPr>
                <w:color w:val="000000"/>
              </w:rPr>
              <w:t>оследовательное чередование посевов различных культур на одном участке для сохранения и повышения плодородия почвы</w:t>
            </w:r>
          </w:p>
        </w:tc>
      </w:tr>
      <w:tr w:rsidR="001B7FF4" w:rsidRPr="003E1612" w14:paraId="2ED59438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5DE31E7" w14:textId="443EBF42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AE3AB4">
              <w:rPr>
                <w:color w:val="000000"/>
                <w:szCs w:val="24"/>
              </w:rPr>
              <w:t>Сенаж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82D59A9" w14:textId="6044CF69" w:rsidR="001B7FF4" w:rsidRPr="00AE3AB4" w:rsidRDefault="001B7FF4" w:rsidP="001B7FF4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</w:t>
            </w:r>
            <w:r w:rsidRPr="00DD63E3">
              <w:rPr>
                <w:rFonts w:ascii="Times New Roman" w:hAnsi="Times New Roman"/>
                <w:sz w:val="24"/>
              </w:rPr>
              <w:t>орм, полученный из провяленной до определенной влажности травы, скошенной в ранние фазы вегетации и законсервированной в анаэробных условиях</w:t>
            </w:r>
          </w:p>
        </w:tc>
      </w:tr>
      <w:tr w:rsidR="001B7FF4" w:rsidRPr="003E1612" w14:paraId="4D16D76F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A3EA6E" w14:textId="3C143FFA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AE3AB4">
              <w:rPr>
                <w:color w:val="000000"/>
                <w:szCs w:val="24"/>
              </w:rPr>
              <w:t>Сенажная масса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5655FBD" w14:textId="26F97964" w:rsidR="001B7FF4" w:rsidRPr="00225E9B" w:rsidRDefault="001B7FF4" w:rsidP="001B7FF4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Провяленная зеленая масса</w:t>
            </w:r>
          </w:p>
        </w:tc>
      </w:tr>
      <w:tr w:rsidR="001B7FF4" w:rsidRPr="003E1612" w14:paraId="66B0EDF5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C1EE76B" w14:textId="1398ED5D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E3AB4">
              <w:rPr>
                <w:color w:val="000000"/>
                <w:szCs w:val="24"/>
              </w:rPr>
              <w:t>Сено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8A0AA46" w14:textId="204426EA" w:rsidR="001B7FF4" w:rsidRPr="00AE3AB4" w:rsidRDefault="001B7FF4" w:rsidP="001B7FF4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AE3AB4">
              <w:rPr>
                <w:rFonts w:ascii="Times New Roman" w:hAnsi="Times New Roman"/>
                <w:sz w:val="24"/>
              </w:rPr>
              <w:t>Грубый корм из молодых (не огрубевших) луговых и кормовых трав, скошенных и высушенных до периода цветения</w:t>
            </w:r>
          </w:p>
        </w:tc>
      </w:tr>
      <w:tr w:rsidR="001B7FF4" w:rsidRPr="003E1612" w14:paraId="4408FE51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F90B654" w14:textId="055D23E1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E3AB4">
              <w:rPr>
                <w:color w:val="000000"/>
                <w:szCs w:val="24"/>
              </w:rPr>
              <w:t>Силос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DAF958D" w14:textId="4F542BC5" w:rsidR="001B7FF4" w:rsidRPr="00AE3AB4" w:rsidRDefault="001B7FF4" w:rsidP="001B7FF4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AE3AB4">
              <w:rPr>
                <w:rFonts w:ascii="Times New Roman" w:hAnsi="Times New Roman"/>
                <w:sz w:val="24"/>
              </w:rPr>
              <w:t>Сочный корм для сельскохозяйственных животных, приготовленный путём консервирования зелёной массы растений без доступа воздуха</w:t>
            </w:r>
          </w:p>
        </w:tc>
      </w:tr>
      <w:tr w:rsidR="001B7FF4" w:rsidRPr="003E1612" w14:paraId="151DA52E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053AE3F" w14:textId="723C0723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AE3AB4">
              <w:rPr>
                <w:color w:val="000000"/>
                <w:szCs w:val="24"/>
              </w:rPr>
              <w:lastRenderedPageBreak/>
              <w:t>Силосная масса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5505019" w14:textId="1B889321" w:rsidR="001B7FF4" w:rsidRPr="00AE3AB4" w:rsidRDefault="001B7FF4" w:rsidP="001B7FF4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</w:t>
            </w:r>
            <w:r w:rsidRPr="00666B82">
              <w:rPr>
                <w:rFonts w:ascii="Times New Roman" w:hAnsi="Times New Roman"/>
                <w:sz w:val="24"/>
              </w:rPr>
              <w:t>орм для сельскохозяйственных животных, получаемый в результате консервирования измельченной зеленой массы растений (травы, кукурузы и т.д.)</w:t>
            </w:r>
          </w:p>
        </w:tc>
      </w:tr>
      <w:tr w:rsidR="001B7FF4" w:rsidRPr="003E1612" w14:paraId="74231E6F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43BC615" w14:textId="5E547084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AE3AB4">
              <w:rPr>
                <w:color w:val="000000"/>
                <w:szCs w:val="24"/>
              </w:rPr>
              <w:t>Солома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42B1721" w14:textId="02DF140A" w:rsidR="001B7FF4" w:rsidRPr="00AE3AB4" w:rsidRDefault="001B7FF4" w:rsidP="001B7FF4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AE3AB4">
              <w:rPr>
                <w:rFonts w:ascii="Times New Roman" w:hAnsi="Times New Roman"/>
                <w:sz w:val="24"/>
              </w:rPr>
              <w:t>Сухие стебли и листья злаковых и бобовых зерновых культур, остающиеся после обмолота</w:t>
            </w:r>
          </w:p>
        </w:tc>
      </w:tr>
      <w:tr w:rsidR="00EA727A" w:rsidRPr="003E1612" w14:paraId="70BFE264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0137828" w14:textId="3CA23F4D" w:rsidR="00EA727A" w:rsidRPr="00AE3AB4" w:rsidRDefault="00EA727A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Сочный корм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5F55B64" w14:textId="15BCB0AE" w:rsidR="00EA727A" w:rsidRPr="00AE3AB4" w:rsidRDefault="00EA727A" w:rsidP="001B7FF4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</w:t>
            </w:r>
            <w:r w:rsidRPr="00EA727A">
              <w:rPr>
                <w:rFonts w:ascii="Times New Roman" w:hAnsi="Times New Roman"/>
                <w:sz w:val="24"/>
              </w:rPr>
              <w:t>орм растительного происхождения, характеризующи</w:t>
            </w:r>
            <w:r>
              <w:rPr>
                <w:rFonts w:ascii="Times New Roman" w:hAnsi="Times New Roman"/>
                <w:sz w:val="24"/>
              </w:rPr>
              <w:t>й</w:t>
            </w:r>
            <w:r w:rsidRPr="00EA727A">
              <w:rPr>
                <w:rFonts w:ascii="Times New Roman" w:hAnsi="Times New Roman"/>
                <w:sz w:val="24"/>
              </w:rPr>
              <w:t>ся высоким содержанием влаги (более 40%)</w:t>
            </w:r>
          </w:p>
        </w:tc>
      </w:tr>
      <w:bookmarkEnd w:id="42"/>
      <w:tr w:rsidR="001B7FF4" w:rsidRPr="003E1612" w14:paraId="4C225845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E21A6A1" w14:textId="416208EA" w:rsidR="001B7FF4" w:rsidRPr="00EA727A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EA727A">
              <w:rPr>
                <w:color w:val="000000"/>
                <w:szCs w:val="24"/>
              </w:rPr>
              <w:t>Сухое вещество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C0237C6" w14:textId="68FCCBA7" w:rsidR="001B7FF4" w:rsidRPr="00EA727A" w:rsidRDefault="001B7FF4" w:rsidP="001B7FF4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EA727A">
              <w:rPr>
                <w:rFonts w:ascii="Times New Roman" w:hAnsi="Times New Roman"/>
                <w:color w:val="000000"/>
                <w:sz w:val="24"/>
              </w:rPr>
              <w:t>Масса, оставшаяся после удаления всей содержащейся влаги</w:t>
            </w:r>
          </w:p>
        </w:tc>
      </w:tr>
      <w:tr w:rsidR="001B7FF4" w:rsidRPr="003E1612" w14:paraId="5F228980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8E1D3A6" w14:textId="730F9206" w:rsidR="001B7FF4" w:rsidRPr="00EA727A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EA727A">
              <w:rPr>
                <w:color w:val="000000"/>
                <w:szCs w:val="24"/>
              </w:rPr>
              <w:t>Техника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A81583A" w14:textId="3761EF55" w:rsidR="001B7FF4" w:rsidRPr="00EA727A" w:rsidRDefault="001B7FF4" w:rsidP="001B7FF4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EA727A">
              <w:rPr>
                <w:rFonts w:ascii="Times New Roman" w:hAnsi="Times New Roman"/>
                <w:color w:val="333333"/>
                <w:sz w:val="24"/>
                <w:shd w:val="clear" w:color="auto" w:fill="FFFFFF"/>
              </w:rPr>
              <w:t>В рамках настоящего регламента используется для обозначения сельскохозяйственной и специализированной техники при описании правил, применимых в одинаковой мере к обоим видам техники</w:t>
            </w:r>
          </w:p>
        </w:tc>
      </w:tr>
      <w:tr w:rsidR="001B7FF4" w:rsidRPr="003E1612" w14:paraId="673313C6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4488409" w14:textId="22E6B56A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bookmarkStart w:id="43" w:name="_Hlk204065752"/>
            <w:r w:rsidRPr="00AE3AB4">
              <w:rPr>
                <w:color w:val="000000"/>
                <w:szCs w:val="24"/>
              </w:rPr>
              <w:t>Тракторист-машинист сельскохозяйственного производства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CFDFF2B" w14:textId="07CA60CE" w:rsidR="001B7FF4" w:rsidRPr="00AE3AB4" w:rsidRDefault="001B7FF4" w:rsidP="001B7FF4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AE3AB4">
              <w:rPr>
                <w:rFonts w:ascii="Times New Roman" w:hAnsi="Times New Roman"/>
                <w:color w:val="000000"/>
                <w:sz w:val="24"/>
              </w:rPr>
              <w:t>Лицо, управляющее сельскохозяйственной техникой</w:t>
            </w:r>
          </w:p>
        </w:tc>
      </w:tr>
      <w:bookmarkEnd w:id="43"/>
      <w:tr w:rsidR="001B7FF4" w:rsidRPr="003E1612" w14:paraId="61606EAD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534A668" w14:textId="12DFF61F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Транспорт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FE0E290" w14:textId="34F1AC8C" w:rsidR="001B7FF4" w:rsidRPr="00AE3AB4" w:rsidRDefault="001B7FF4" w:rsidP="001B7FF4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602642">
              <w:rPr>
                <w:rFonts w:ascii="Times New Roman" w:hAnsi="Times New Roman"/>
                <w:color w:val="333333"/>
                <w:sz w:val="24"/>
                <w:shd w:val="clear" w:color="auto" w:fill="FFFFFF"/>
              </w:rPr>
              <w:t>Транспортные средства, которые обеспечивают процесс транспортировки людей, животных и различных грузов из одного места в другое</w:t>
            </w:r>
          </w:p>
        </w:tc>
      </w:tr>
      <w:tr w:rsidR="001B7FF4" w:rsidRPr="003E1612" w14:paraId="6192ABC6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4DDD98F" w14:textId="72E79AFD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Траншея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DF02A46" w14:textId="73490F63" w:rsidR="001B7FF4" w:rsidRPr="00AE3AB4" w:rsidRDefault="001B7FF4" w:rsidP="001B7FF4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</w:t>
            </w:r>
            <w:r w:rsidRPr="00EE158F">
              <w:rPr>
                <w:rFonts w:ascii="Times New Roman" w:hAnsi="Times New Roman"/>
                <w:sz w:val="24"/>
              </w:rPr>
              <w:t>емляное сооружение с вертикальными стенами, предназначенное для длительного хранения измельчённой растительной массы, обеспечивающее оптимальные условия для её ферментации и консервации</w:t>
            </w:r>
          </w:p>
        </w:tc>
      </w:tr>
      <w:tr w:rsidR="001B7FF4" w:rsidRPr="003E1612" w14:paraId="59E256A4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D97C93C" w14:textId="79D2418E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E3AB4">
              <w:rPr>
                <w:color w:val="000000"/>
                <w:szCs w:val="24"/>
              </w:rPr>
              <w:t>Тюк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3100D7D" w14:textId="1229CDDD" w:rsidR="001B7FF4" w:rsidRPr="00AE3AB4" w:rsidRDefault="001B7FF4" w:rsidP="001B7FF4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AE3AB4">
              <w:rPr>
                <w:rFonts w:ascii="Times New Roman" w:hAnsi="Times New Roman"/>
                <w:sz w:val="24"/>
              </w:rPr>
              <w:t>Плотный прямоугольный или цилиндрический ком, из соломы, сена или другого корма, упакованный и перевязанный верёвкой или пленкой</w:t>
            </w:r>
          </w:p>
        </w:tc>
      </w:tr>
      <w:tr w:rsidR="001B7FF4" w:rsidRPr="003E1612" w14:paraId="01AB4372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E04C283" w14:textId="5F53B576" w:rsidR="001B7FF4" w:rsidRPr="00AE3AB4" w:rsidRDefault="001B7FF4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Угар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7A7210A" w14:textId="2B5B2483" w:rsidR="001B7FF4" w:rsidRPr="00AE3AB4" w:rsidRDefault="001B7FF4" w:rsidP="001B7FF4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0E55D8">
              <w:rPr>
                <w:rFonts w:ascii="Times New Roman" w:hAnsi="Times New Roman"/>
                <w:color w:val="000000"/>
                <w:sz w:val="24"/>
              </w:rPr>
              <w:t>Совокупные потери кормов в процессе ферментации, закладки и хранения вследствие испарения влаги, улетучивания питательных веществ и естественных биохимических процессов, а также порчи</w:t>
            </w:r>
          </w:p>
        </w:tc>
      </w:tr>
      <w:tr w:rsidR="00873C07" w:rsidRPr="003E1612" w14:paraId="03B44A32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6E3A305" w14:textId="77598C04" w:rsidR="00873C07" w:rsidRDefault="00873C07" w:rsidP="001B7FF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Усушка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5F1AE30" w14:textId="593445BF" w:rsidR="00873C07" w:rsidRPr="000E55D8" w:rsidRDefault="00873C07" w:rsidP="001B7FF4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</w:t>
            </w:r>
            <w:r w:rsidRPr="00873C07">
              <w:rPr>
                <w:rFonts w:ascii="Times New Roman" w:hAnsi="Times New Roman"/>
                <w:color w:val="000000"/>
                <w:sz w:val="24"/>
              </w:rPr>
              <w:t>отеря сухих веществ, обусловленная естественным высыханием, воздействием внешних факторов (температуры, влажности, света) и механическим повреждением</w:t>
            </w:r>
          </w:p>
        </w:tc>
      </w:tr>
      <w:bookmarkEnd w:id="41"/>
    </w:tbl>
    <w:p w14:paraId="7A6E4746" w14:textId="666310EF" w:rsidR="00F53730" w:rsidRDefault="00711052">
      <w:pPr>
        <w:spacing w:after="160" w:line="259" w:lineRule="auto"/>
        <w:ind w:left="0"/>
        <w:jc w:val="left"/>
      </w:pPr>
      <w:r>
        <w:br w:type="page"/>
      </w:r>
    </w:p>
    <w:p w14:paraId="2D178CE1" w14:textId="446BDB5A" w:rsidR="00740C94" w:rsidRPr="00352C35" w:rsidRDefault="00740C94" w:rsidP="00740C94">
      <w:pPr>
        <w:pStyle w:val="20"/>
        <w:numPr>
          <w:ilvl w:val="1"/>
          <w:numId w:val="7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44" w:name="_Toc191913258"/>
      <w:bookmarkStart w:id="45" w:name="_Toc199403897"/>
      <w:bookmarkStart w:id="46" w:name="_Toc204332086"/>
      <w:r>
        <w:rPr>
          <w:rFonts w:ascii="Times New Roman" w:hAnsi="Times New Roman" w:cs="Times New Roman"/>
        </w:rPr>
        <w:lastRenderedPageBreak/>
        <w:t>Нормативные ссылки</w:t>
      </w:r>
      <w:bookmarkEnd w:id="44"/>
      <w:bookmarkEnd w:id="45"/>
      <w:bookmarkEnd w:id="46"/>
    </w:p>
    <w:p w14:paraId="7B84505A" w14:textId="4E6A3601" w:rsidR="00740C94" w:rsidRPr="003E1612" w:rsidRDefault="00740C94" w:rsidP="00740C94">
      <w:pPr>
        <w:pStyle w:val="2"/>
        <w:numPr>
          <w:ilvl w:val="2"/>
          <w:numId w:val="7"/>
        </w:numPr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bookmarkStart w:id="47" w:name="%2525252525D0%252525252592%2525252525D0%"/>
      <w:bookmarkEnd w:id="47"/>
      <w:r>
        <w:rPr>
          <w:rFonts w:ascii="Times New Roman" w:hAnsi="Times New Roman"/>
          <w:sz w:val="24"/>
        </w:rPr>
        <w:t>Внешние</w:t>
      </w:r>
      <w:r w:rsidRPr="003E1612">
        <w:rPr>
          <w:rFonts w:ascii="Times New Roman" w:hAnsi="Times New Roman"/>
          <w:sz w:val="24"/>
        </w:rPr>
        <w:t xml:space="preserve"> документы</w:t>
      </w:r>
    </w:p>
    <w:tbl>
      <w:tblPr>
        <w:tblW w:w="935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709"/>
        <w:gridCol w:w="2268"/>
        <w:gridCol w:w="6380"/>
      </w:tblGrid>
      <w:tr w:rsidR="00740C94" w:rsidRPr="003E1612" w14:paraId="746582AF" w14:textId="77777777" w:rsidTr="00A60849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1E0B9661" w14:textId="77777777" w:rsidR="00740C94" w:rsidRPr="003E1612" w:rsidRDefault="00740C94" w:rsidP="00A60849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№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3D94C4E8" w14:textId="77777777" w:rsidR="00740C94" w:rsidRPr="003E1612" w:rsidRDefault="00740C94" w:rsidP="00A60849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Код</w:t>
            </w: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0F52BE91" w14:textId="77777777" w:rsidR="00740C94" w:rsidRPr="003E1612" w:rsidRDefault="00740C94" w:rsidP="00A60849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Наименование документа</w:t>
            </w:r>
          </w:p>
        </w:tc>
      </w:tr>
      <w:tr w:rsidR="00740C94" w:rsidRPr="003E1612" w14:paraId="3F29E8FE" w14:textId="77777777" w:rsidTr="00A60849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55374BF" w14:textId="77777777" w:rsidR="00740C94" w:rsidRPr="003E1612" w:rsidRDefault="00740C94" w:rsidP="00A60849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 w:rsidRPr="003E1612">
              <w:rPr>
                <w:bCs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DB2C949" w14:textId="77777777" w:rsidR="00740C94" w:rsidRPr="003E1612" w:rsidRDefault="00740C94" w:rsidP="00A60849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EE0BFC5" w14:textId="7CA24468" w:rsidR="00740C94" w:rsidRPr="003E1612" w:rsidRDefault="00740C94" w:rsidP="00A60849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 w:rsidRPr="00740C94">
              <w:rPr>
                <w:rFonts w:ascii="Times New Roman" w:hAnsi="Times New Roman"/>
                <w:sz w:val="24"/>
              </w:rPr>
              <w:t>ГОСТ Р 55452-2021</w:t>
            </w:r>
            <w:r>
              <w:rPr>
                <w:rFonts w:ascii="Times New Roman" w:hAnsi="Times New Roman"/>
                <w:sz w:val="24"/>
              </w:rPr>
              <w:t xml:space="preserve"> Сено</w:t>
            </w:r>
            <w:r w:rsidRPr="00740C94"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sz w:val="24"/>
              </w:rPr>
              <w:t>сенаж</w:t>
            </w:r>
            <w:r w:rsidRPr="00740C94">
              <w:rPr>
                <w:rFonts w:ascii="Times New Roman" w:hAnsi="Times New Roman"/>
                <w:sz w:val="24"/>
              </w:rPr>
              <w:t>. Общие технические условия.</w:t>
            </w:r>
          </w:p>
        </w:tc>
      </w:tr>
      <w:tr w:rsidR="00740C94" w:rsidRPr="003E1612" w14:paraId="3C0DEE32" w14:textId="77777777" w:rsidTr="00A60849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B52E0F9" w14:textId="78273A2C" w:rsidR="00740C94" w:rsidRPr="003E1612" w:rsidRDefault="00740C94" w:rsidP="00A60849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58D9C5B" w14:textId="77777777" w:rsidR="00740C94" w:rsidRPr="003E1612" w:rsidRDefault="00740C94" w:rsidP="00A60849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4B4181C" w14:textId="79F9E15C" w:rsidR="00740C94" w:rsidRPr="00740C94" w:rsidRDefault="00740C94" w:rsidP="00A60849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 w:rsidRPr="00740C94">
              <w:rPr>
                <w:rFonts w:ascii="Times New Roman" w:hAnsi="Times New Roman"/>
                <w:sz w:val="24"/>
              </w:rPr>
              <w:t>ГОСТ Р 55986-2022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740C94">
              <w:rPr>
                <w:rFonts w:ascii="Times New Roman" w:hAnsi="Times New Roman"/>
                <w:sz w:val="24"/>
              </w:rPr>
              <w:t xml:space="preserve">Силос и </w:t>
            </w:r>
            <w:proofErr w:type="spellStart"/>
            <w:r w:rsidRPr="00740C94">
              <w:rPr>
                <w:rFonts w:ascii="Times New Roman" w:hAnsi="Times New Roman"/>
                <w:sz w:val="24"/>
              </w:rPr>
              <w:t>силаж</w:t>
            </w:r>
            <w:proofErr w:type="spellEnd"/>
            <w:r w:rsidRPr="00740C94">
              <w:rPr>
                <w:rFonts w:ascii="Times New Roman" w:hAnsi="Times New Roman"/>
                <w:sz w:val="24"/>
              </w:rPr>
              <w:t>. Общие технические условия.</w:t>
            </w:r>
          </w:p>
        </w:tc>
      </w:tr>
      <w:tr w:rsidR="0092581B" w:rsidRPr="003E1612" w14:paraId="54FAEC48" w14:textId="77777777" w:rsidTr="00A60849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9928C2C" w14:textId="3DDA8749" w:rsidR="0092581B" w:rsidRPr="009B667D" w:rsidRDefault="009B667D" w:rsidP="00A60849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  <w:lang w:val="en-US"/>
              </w:rPr>
            </w:pPr>
            <w:r>
              <w:rPr>
                <w:bCs/>
                <w:szCs w:val="24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6183971" w14:textId="77777777" w:rsidR="0092581B" w:rsidRPr="003E1612" w:rsidRDefault="0092581B" w:rsidP="00A60849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A608C81" w14:textId="259882F6" w:rsidR="0092581B" w:rsidRPr="000E55D8" w:rsidRDefault="008262A3" w:rsidP="00A60849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 w:rsidRPr="000E55D8">
              <w:rPr>
                <w:rFonts w:ascii="Times New Roman" w:hAnsi="Times New Roman"/>
                <w:sz w:val="24"/>
              </w:rPr>
              <w:t xml:space="preserve">Методические указания по оценке качества и питательности кормов, </w:t>
            </w:r>
            <w:r w:rsidR="00E05521" w:rsidRPr="000E55D8">
              <w:rPr>
                <w:rFonts w:ascii="Times New Roman" w:hAnsi="Times New Roman"/>
                <w:sz w:val="24"/>
              </w:rPr>
              <w:t>утвержденны</w:t>
            </w:r>
            <w:r w:rsidR="00E05521">
              <w:rPr>
                <w:rFonts w:ascii="Times New Roman" w:hAnsi="Times New Roman"/>
                <w:sz w:val="24"/>
              </w:rPr>
              <w:t>е</w:t>
            </w:r>
            <w:r w:rsidR="00E05521" w:rsidRPr="000E55D8">
              <w:rPr>
                <w:rFonts w:ascii="Times New Roman" w:hAnsi="Times New Roman"/>
                <w:sz w:val="24"/>
              </w:rPr>
              <w:t xml:space="preserve"> </w:t>
            </w:r>
            <w:r w:rsidR="0092581B" w:rsidRPr="000E55D8">
              <w:rPr>
                <w:rFonts w:ascii="Times New Roman" w:hAnsi="Times New Roman"/>
                <w:sz w:val="24"/>
              </w:rPr>
              <w:t>Министерство</w:t>
            </w:r>
            <w:r w:rsidRPr="000E55D8">
              <w:rPr>
                <w:rFonts w:ascii="Times New Roman" w:hAnsi="Times New Roman"/>
                <w:sz w:val="24"/>
              </w:rPr>
              <w:t>м</w:t>
            </w:r>
            <w:r w:rsidR="0092581B" w:rsidRPr="000E55D8">
              <w:rPr>
                <w:rFonts w:ascii="Times New Roman" w:hAnsi="Times New Roman"/>
                <w:sz w:val="24"/>
              </w:rPr>
              <w:t xml:space="preserve"> сельского хозяйства Российской Федерации </w:t>
            </w:r>
            <w:r w:rsidR="00784124" w:rsidRPr="000E55D8">
              <w:rPr>
                <w:rFonts w:ascii="Times New Roman" w:hAnsi="Times New Roman"/>
                <w:sz w:val="24"/>
              </w:rPr>
              <w:t>20.06.</w:t>
            </w:r>
            <w:r w:rsidR="0092581B" w:rsidRPr="000E55D8">
              <w:rPr>
                <w:rFonts w:ascii="Times New Roman" w:hAnsi="Times New Roman"/>
                <w:sz w:val="24"/>
              </w:rPr>
              <w:t>2002 г.</w:t>
            </w:r>
          </w:p>
        </w:tc>
      </w:tr>
    </w:tbl>
    <w:p w14:paraId="7733A419" w14:textId="77777777" w:rsidR="00EA727A" w:rsidRDefault="00EA727A" w:rsidP="00EA727A">
      <w:pPr>
        <w:pStyle w:val="2"/>
        <w:numPr>
          <w:ilvl w:val="0"/>
          <w:numId w:val="0"/>
        </w:numPr>
        <w:spacing w:after="0" w:line="360" w:lineRule="auto"/>
        <w:ind w:left="1286"/>
        <w:contextualSpacing/>
        <w:rPr>
          <w:rFonts w:ascii="Times New Roman" w:hAnsi="Times New Roman"/>
          <w:sz w:val="24"/>
        </w:rPr>
      </w:pPr>
    </w:p>
    <w:p w14:paraId="731D943F" w14:textId="6846979F" w:rsidR="00EA727A" w:rsidRDefault="00EA727A" w:rsidP="00EA727A">
      <w:pPr>
        <w:pStyle w:val="2"/>
        <w:numPr>
          <w:ilvl w:val="2"/>
          <w:numId w:val="7"/>
        </w:numPr>
        <w:spacing w:after="0" w:line="360" w:lineRule="auto"/>
        <w:contextualSpacing/>
        <w:rPr>
          <w:rFonts w:ascii="Times New Roman" w:hAnsi="Times New Roman"/>
          <w:sz w:val="24"/>
        </w:rPr>
      </w:pPr>
      <w:r w:rsidRPr="007C3B67">
        <w:rPr>
          <w:rFonts w:ascii="Times New Roman" w:hAnsi="Times New Roman"/>
          <w:sz w:val="24"/>
        </w:rPr>
        <w:t>Внутренние документы</w:t>
      </w:r>
    </w:p>
    <w:tbl>
      <w:tblPr>
        <w:tblW w:w="935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709"/>
        <w:gridCol w:w="2268"/>
        <w:gridCol w:w="6380"/>
      </w:tblGrid>
      <w:tr w:rsidR="00EA727A" w:rsidRPr="003E1612" w14:paraId="00345A3D" w14:textId="77777777" w:rsidTr="004E352F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76778C74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№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63542983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Код</w:t>
            </w: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2EC96BAB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Наименование документа</w:t>
            </w:r>
          </w:p>
        </w:tc>
      </w:tr>
      <w:tr w:rsidR="00EA727A" w:rsidRPr="003E1612" w14:paraId="77721DF9" w14:textId="77777777" w:rsidTr="004E352F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37684D6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 w:rsidRPr="003E1612">
              <w:rPr>
                <w:bCs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4D30C2B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F868A3D" w14:textId="15F1C458" w:rsidR="00EA727A" w:rsidRPr="00EA727A" w:rsidRDefault="00EA727A" w:rsidP="004E352F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 w:rsidRPr="00E47218">
              <w:rPr>
                <w:rFonts w:ascii="Times New Roman" w:hAnsi="Times New Roman"/>
                <w:sz w:val="24"/>
              </w:rPr>
              <w:t>Регламент по закупке ТМЦ/работ/услуг</w:t>
            </w:r>
          </w:p>
        </w:tc>
      </w:tr>
      <w:tr w:rsidR="00EA727A" w:rsidRPr="003E1612" w14:paraId="4AB3017F" w14:textId="77777777" w:rsidTr="004E352F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FF4D529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EA281E7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B5E4612" w14:textId="2414C894" w:rsidR="00EA727A" w:rsidRPr="00740C94" w:rsidRDefault="00EA727A" w:rsidP="004E352F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Регламент по животноводству </w:t>
            </w:r>
            <w:r w:rsidR="000D00D8">
              <w:rPr>
                <w:rFonts w:ascii="Times New Roman" w:hAnsi="Times New Roman"/>
                <w:sz w:val="24"/>
              </w:rPr>
              <w:t>(КРС)</w:t>
            </w:r>
          </w:p>
        </w:tc>
      </w:tr>
    </w:tbl>
    <w:p w14:paraId="018D8442" w14:textId="77777777" w:rsidR="00740C94" w:rsidRDefault="00740C94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73B14F39" w14:textId="25F0D9A3" w:rsidR="00F53730" w:rsidRPr="00D13DF4" w:rsidRDefault="00711052" w:rsidP="00740C94">
      <w:pPr>
        <w:pStyle w:val="1"/>
        <w:keepNext w:val="0"/>
        <w:widowControl w:val="0"/>
        <w:numPr>
          <w:ilvl w:val="0"/>
          <w:numId w:val="7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48" w:name="_Toc174362650"/>
      <w:bookmarkStart w:id="49" w:name="_Toc178263237"/>
      <w:bookmarkStart w:id="50" w:name="_Toc204332087"/>
      <w:r w:rsidRPr="00D13DF4">
        <w:rPr>
          <w:rFonts w:ascii="Times New Roman" w:hAnsi="Times New Roman" w:cs="Times New Roman"/>
        </w:rPr>
        <w:lastRenderedPageBreak/>
        <w:t>Описание деятельности</w:t>
      </w:r>
      <w:bookmarkStart w:id="51" w:name="_Toc169767793"/>
      <w:bookmarkEnd w:id="48"/>
      <w:bookmarkEnd w:id="49"/>
      <w:bookmarkEnd w:id="50"/>
    </w:p>
    <w:p w14:paraId="53B37B41" w14:textId="43E6A338" w:rsidR="009B3FFB" w:rsidRPr="00D13DF4" w:rsidRDefault="009B3FFB" w:rsidP="00DE13CE">
      <w:pPr>
        <w:pStyle w:val="20"/>
        <w:numPr>
          <w:ilvl w:val="2"/>
          <w:numId w:val="6"/>
        </w:numPr>
        <w:spacing w:line="360" w:lineRule="auto"/>
        <w:jc w:val="center"/>
        <w:rPr>
          <w:rStyle w:val="a8"/>
          <w:rFonts w:ascii="Times New Roman" w:eastAsia="Times New Roman" w:hAnsi="Times New Roman" w:cs="Times New Roman"/>
          <w:b/>
        </w:rPr>
      </w:pPr>
      <w:bookmarkStart w:id="52" w:name="_Toc204332088"/>
      <w:bookmarkStart w:id="53" w:name="_Hlk195010259"/>
      <w:bookmarkEnd w:id="51"/>
      <w:r w:rsidRPr="00D13DF4">
        <w:rPr>
          <w:rFonts w:ascii="Times New Roman" w:hAnsi="Times New Roman" w:cs="Times New Roman"/>
        </w:rPr>
        <w:t xml:space="preserve">Планирование </w:t>
      </w:r>
      <w:r w:rsidR="00D61127" w:rsidRPr="00D13DF4">
        <w:rPr>
          <w:rFonts w:ascii="Times New Roman" w:hAnsi="Times New Roman" w:cs="Times New Roman"/>
        </w:rPr>
        <w:t>и подготовка к уборке</w:t>
      </w:r>
      <w:bookmarkEnd w:id="52"/>
    </w:p>
    <w:p w14:paraId="6FF538C3" w14:textId="223F0308" w:rsidR="00D13DF4" w:rsidRDefault="00D13DF4" w:rsidP="000576FD">
      <w:pPr>
        <w:pStyle w:val="2"/>
        <w:numPr>
          <w:ilvl w:val="2"/>
          <w:numId w:val="7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bookmarkStart w:id="54" w:name="_Hlk203133090"/>
      <w:r w:rsidRPr="00D13DF4">
        <w:rPr>
          <w:rFonts w:ascii="Times New Roman" w:eastAsia="SimSun" w:hAnsi="Times New Roman"/>
          <w:sz w:val="24"/>
        </w:rPr>
        <w:t>Плановая потребность грубых и сочных кормах собственного</w:t>
      </w:r>
      <w:r>
        <w:rPr>
          <w:rFonts w:ascii="Times New Roman" w:eastAsia="SimSun" w:hAnsi="Times New Roman"/>
          <w:sz w:val="24"/>
        </w:rPr>
        <w:t xml:space="preserve"> производства </w:t>
      </w:r>
      <w:r w:rsidRPr="00CF1580">
        <w:rPr>
          <w:rFonts w:ascii="Times New Roman" w:eastAsia="SimSun" w:hAnsi="Times New Roman"/>
          <w:sz w:val="24"/>
        </w:rPr>
        <w:t xml:space="preserve">на плановый год (сезон будущего года) </w:t>
      </w:r>
      <w:r>
        <w:rPr>
          <w:rFonts w:ascii="Times New Roman" w:eastAsia="SimSun" w:hAnsi="Times New Roman"/>
          <w:sz w:val="24"/>
        </w:rPr>
        <w:t xml:space="preserve">формируется </w:t>
      </w:r>
      <w:r w:rsidR="004F2ED2">
        <w:rPr>
          <w:rFonts w:ascii="Times New Roman" w:eastAsia="SimSun" w:hAnsi="Times New Roman"/>
          <w:sz w:val="24"/>
        </w:rPr>
        <w:t xml:space="preserve">главным зоотехником Общества </w:t>
      </w:r>
      <w:r>
        <w:rPr>
          <w:rFonts w:ascii="Times New Roman" w:eastAsia="SimSun" w:hAnsi="Times New Roman"/>
          <w:sz w:val="24"/>
        </w:rPr>
        <w:t xml:space="preserve">и направляется в адрес </w:t>
      </w:r>
      <w:r w:rsidR="004F2ED2">
        <w:rPr>
          <w:rFonts w:ascii="Times New Roman" w:eastAsia="SimSun" w:hAnsi="Times New Roman"/>
          <w:sz w:val="24"/>
        </w:rPr>
        <w:t xml:space="preserve">заместителя генерального директора (далее – ЗГД) Общества и </w:t>
      </w:r>
      <w:r>
        <w:rPr>
          <w:rFonts w:ascii="Times New Roman" w:eastAsia="SimSun" w:hAnsi="Times New Roman"/>
          <w:sz w:val="24"/>
        </w:rPr>
        <w:t xml:space="preserve">руководителя направления растениеводства </w:t>
      </w:r>
      <w:r w:rsidRPr="00CD5CD7">
        <w:rPr>
          <w:rFonts w:ascii="Times New Roman" w:eastAsia="SimSun" w:hAnsi="Times New Roman"/>
          <w:sz w:val="24"/>
        </w:rPr>
        <w:t xml:space="preserve">не позднее </w:t>
      </w:r>
      <w:r>
        <w:rPr>
          <w:rFonts w:ascii="Times New Roman" w:eastAsia="SimSun" w:hAnsi="Times New Roman"/>
          <w:sz w:val="24"/>
        </w:rPr>
        <w:t>0</w:t>
      </w:r>
      <w:r w:rsidRPr="00CD5CD7">
        <w:rPr>
          <w:rFonts w:ascii="Times New Roman" w:eastAsia="SimSun" w:hAnsi="Times New Roman"/>
          <w:sz w:val="24"/>
        </w:rPr>
        <w:t>1 марта текущего</w:t>
      </w:r>
      <w:r>
        <w:rPr>
          <w:rFonts w:ascii="Times New Roman" w:eastAsia="SimSun" w:hAnsi="Times New Roman"/>
          <w:sz w:val="24"/>
        </w:rPr>
        <w:t xml:space="preserve"> года </w:t>
      </w:r>
      <w:r w:rsidRPr="0097650F">
        <w:rPr>
          <w:rFonts w:ascii="Times New Roman" w:eastAsia="SimSun" w:hAnsi="Times New Roman"/>
          <w:sz w:val="24"/>
        </w:rPr>
        <w:t>в соответствии с требованиями «Регламента по животноводству (КРС)» АК «Лабинский</w:t>
      </w:r>
      <w:r>
        <w:rPr>
          <w:rFonts w:ascii="Times New Roman" w:eastAsia="SimSun" w:hAnsi="Times New Roman"/>
          <w:sz w:val="24"/>
        </w:rPr>
        <w:t>»</w:t>
      </w:r>
      <w:r w:rsidRPr="0097650F">
        <w:rPr>
          <w:rFonts w:ascii="Times New Roman" w:eastAsia="SimSun" w:hAnsi="Times New Roman"/>
          <w:sz w:val="24"/>
        </w:rPr>
        <w:t>.</w:t>
      </w:r>
    </w:p>
    <w:p w14:paraId="1DA92DA5" w14:textId="1569C7FD" w:rsidR="00CD5CD7" w:rsidRPr="00244AE8" w:rsidRDefault="00CD5CD7" w:rsidP="00CD5CD7">
      <w:pPr>
        <w:pStyle w:val="2"/>
        <w:numPr>
          <w:ilvl w:val="2"/>
          <w:numId w:val="7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Fonts w:ascii="Times New Roman" w:eastAsia="SimSun" w:hAnsi="Times New Roman"/>
          <w:sz w:val="24"/>
        </w:rPr>
        <w:t xml:space="preserve">ЗГД Общества не позднее 01 апреля текущего года на основании потребности в грубых и сочных кормах собственного производства </w:t>
      </w:r>
      <w:r w:rsidRPr="000E55D8">
        <w:rPr>
          <w:rStyle w:val="a8"/>
          <w:rFonts w:ascii="Times New Roman" w:hAnsi="Times New Roman" w:cs="Times New Roman"/>
          <w:b w:val="0"/>
        </w:rPr>
        <w:t>в рамках подготовки к уборочной страде издает приказ на уборку кормовых культур. В приказе указываются площади к уборке, ориентировочные сроки уборки, количество собственного и наемного транспорта и техники, состав уборочных звеньев с назначением р</w:t>
      </w:r>
      <w:r w:rsidRPr="000E55D8">
        <w:rPr>
          <w:rFonts w:ascii="Times New Roman" w:eastAsia="SimSun" w:hAnsi="Times New Roman"/>
          <w:sz w:val="24"/>
        </w:rPr>
        <w:t>аботников, ответственных за работу уборочного звена</w:t>
      </w:r>
      <w:r>
        <w:rPr>
          <w:rStyle w:val="a8"/>
          <w:rFonts w:ascii="Times New Roman" w:hAnsi="Times New Roman" w:cs="Times New Roman"/>
          <w:b w:val="0"/>
        </w:rPr>
        <w:t xml:space="preserve"> и </w:t>
      </w:r>
      <w:r w:rsidRPr="007717D3">
        <w:rPr>
          <w:rStyle w:val="a8"/>
          <w:rFonts w:ascii="Times New Roman" w:hAnsi="Times New Roman" w:cs="Times New Roman"/>
          <w:b w:val="0"/>
        </w:rPr>
        <w:t xml:space="preserve">назначается комиссия с участием главного зоотехника и главного агронома Общества для принятия решения о </w:t>
      </w:r>
      <w:r>
        <w:rPr>
          <w:rStyle w:val="a8"/>
          <w:rFonts w:ascii="Times New Roman" w:hAnsi="Times New Roman" w:cs="Times New Roman"/>
          <w:b w:val="0"/>
        </w:rPr>
        <w:t xml:space="preserve">фактическом </w:t>
      </w:r>
      <w:r w:rsidRPr="007717D3">
        <w:rPr>
          <w:rStyle w:val="a8"/>
          <w:rFonts w:ascii="Times New Roman" w:hAnsi="Times New Roman" w:cs="Times New Roman"/>
          <w:b w:val="0"/>
        </w:rPr>
        <w:t>начале проведения работ по заготовке кормов.</w:t>
      </w:r>
    </w:p>
    <w:p w14:paraId="14CF722A" w14:textId="77777777" w:rsidR="00BE62DD" w:rsidRPr="00D13DF4" w:rsidRDefault="00BE62DD" w:rsidP="006F1E94">
      <w:pPr>
        <w:pStyle w:val="2"/>
        <w:numPr>
          <w:ilvl w:val="2"/>
          <w:numId w:val="7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bookmarkStart w:id="55" w:name="_Hlk199833934"/>
      <w:r w:rsidRPr="00D13DF4">
        <w:rPr>
          <w:rStyle w:val="a8"/>
          <w:rFonts w:ascii="Times New Roman" w:hAnsi="Times New Roman" w:cs="Times New Roman"/>
          <w:b w:val="0"/>
        </w:rPr>
        <w:t xml:space="preserve">Главный зоотехник совместно с главным агрономом Общества не позднее чем за 2 недели до начала уборки, согласно приказу на уборку кормовых культур, проводят </w:t>
      </w:r>
      <w:bookmarkStart w:id="56" w:name="_Hlk203751846"/>
      <w:r w:rsidRPr="00D13DF4">
        <w:rPr>
          <w:rStyle w:val="a8"/>
          <w:rFonts w:ascii="Times New Roman" w:hAnsi="Times New Roman" w:cs="Times New Roman"/>
          <w:b w:val="0"/>
        </w:rPr>
        <w:t xml:space="preserve">контроль фазы развития кормовых культур </w:t>
      </w:r>
      <w:bookmarkEnd w:id="56"/>
      <w:r w:rsidRPr="00D13DF4">
        <w:rPr>
          <w:rStyle w:val="a8"/>
          <w:rFonts w:ascii="Times New Roman" w:hAnsi="Times New Roman" w:cs="Times New Roman"/>
          <w:b w:val="0"/>
        </w:rPr>
        <w:t xml:space="preserve">и определяют фактическую дату начала уборки кормовых культур. Дата начала уборки кормовых культур определяется исходя из оптимальных фаз развития растений (Таблица 1) и погодных условий. </w:t>
      </w:r>
    </w:p>
    <w:p w14:paraId="755B6C2D" w14:textId="3A41B18D" w:rsidR="00BE62DD" w:rsidRPr="006F1E94" w:rsidRDefault="00BE62DD" w:rsidP="006F1E94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F1E94">
        <w:rPr>
          <w:rStyle w:val="a8"/>
          <w:rFonts w:ascii="Times New Roman" w:hAnsi="Times New Roman" w:cs="Times New Roman"/>
          <w:b w:val="0"/>
        </w:rPr>
        <w:t>Таблица 1. Оптимальные фазы развития растений</w:t>
      </w:r>
    </w:p>
    <w:tbl>
      <w:tblPr>
        <w:tblStyle w:val="affff"/>
        <w:tblW w:w="9497" w:type="dxa"/>
        <w:tblInd w:w="137" w:type="dxa"/>
        <w:tblLook w:val="04A0" w:firstRow="1" w:lastRow="0" w:firstColumn="1" w:lastColumn="0" w:noHBand="0" w:noVBand="1"/>
      </w:tblPr>
      <w:tblGrid>
        <w:gridCol w:w="4678"/>
        <w:gridCol w:w="4819"/>
      </w:tblGrid>
      <w:tr w:rsidR="00BE62DD" w:rsidRPr="00706B28" w14:paraId="45739099" w14:textId="77777777" w:rsidTr="00205277">
        <w:tc>
          <w:tcPr>
            <w:tcW w:w="4678" w:type="dxa"/>
            <w:vAlign w:val="center"/>
          </w:tcPr>
          <w:p w14:paraId="4F520005" w14:textId="77777777" w:rsidR="00BE62DD" w:rsidRPr="006A61F5" w:rsidRDefault="00BE62DD" w:rsidP="00205277">
            <w:pPr>
              <w:pStyle w:val="2"/>
              <w:numPr>
                <w:ilvl w:val="0"/>
                <w:numId w:val="0"/>
              </w:numPr>
              <w:suppressAutoHyphens w:val="0"/>
              <w:spacing w:after="0" w:line="276" w:lineRule="auto"/>
              <w:contextualSpacing/>
              <w:jc w:val="center"/>
              <w:rPr>
                <w:rStyle w:val="a8"/>
                <w:rFonts w:ascii="Times New Roman" w:hAnsi="Times New Roman" w:cs="Times New Roman"/>
                <w:bCs/>
              </w:rPr>
            </w:pPr>
            <w:r w:rsidRPr="006A61F5">
              <w:rPr>
                <w:rStyle w:val="a8"/>
                <w:rFonts w:ascii="Times New Roman" w:hAnsi="Times New Roman" w:cs="Times New Roman"/>
                <w:bCs/>
              </w:rPr>
              <w:t>Кормовая культура</w:t>
            </w:r>
          </w:p>
        </w:tc>
        <w:tc>
          <w:tcPr>
            <w:tcW w:w="4819" w:type="dxa"/>
            <w:vAlign w:val="center"/>
          </w:tcPr>
          <w:p w14:paraId="17D79B75" w14:textId="77777777" w:rsidR="00BE62DD" w:rsidRPr="006A61F5" w:rsidRDefault="00BE62DD" w:rsidP="00205277">
            <w:pPr>
              <w:pStyle w:val="2"/>
              <w:numPr>
                <w:ilvl w:val="0"/>
                <w:numId w:val="0"/>
              </w:numPr>
              <w:suppressAutoHyphens w:val="0"/>
              <w:spacing w:after="0" w:line="276" w:lineRule="auto"/>
              <w:contextualSpacing/>
              <w:jc w:val="center"/>
              <w:rPr>
                <w:rStyle w:val="a8"/>
                <w:rFonts w:ascii="Times New Roman" w:hAnsi="Times New Roman" w:cs="Times New Roman"/>
                <w:bCs/>
              </w:rPr>
            </w:pPr>
            <w:r w:rsidRPr="006A61F5">
              <w:rPr>
                <w:rStyle w:val="a8"/>
                <w:rFonts w:ascii="Times New Roman" w:hAnsi="Times New Roman" w:cs="Times New Roman"/>
                <w:bCs/>
              </w:rPr>
              <w:t>Фаза развития растения</w:t>
            </w:r>
          </w:p>
        </w:tc>
      </w:tr>
      <w:tr w:rsidR="00BE62DD" w:rsidRPr="00706B28" w14:paraId="3E3F89B6" w14:textId="77777777" w:rsidTr="00205277">
        <w:tc>
          <w:tcPr>
            <w:tcW w:w="4678" w:type="dxa"/>
            <w:vAlign w:val="center"/>
          </w:tcPr>
          <w:p w14:paraId="7D7F2727" w14:textId="77777777" w:rsidR="00BE62DD" w:rsidRPr="006A61F5" w:rsidRDefault="00BE62DD" w:rsidP="00205277">
            <w:pPr>
              <w:pStyle w:val="2"/>
              <w:numPr>
                <w:ilvl w:val="0"/>
                <w:numId w:val="0"/>
              </w:numPr>
              <w:suppressAutoHyphens w:val="0"/>
              <w:spacing w:after="0" w:line="276" w:lineRule="auto"/>
              <w:ind w:left="720" w:hanging="720"/>
              <w:contextualSpacing/>
              <w:rPr>
                <w:rStyle w:val="a8"/>
                <w:rFonts w:ascii="Times New Roman" w:hAnsi="Times New Roman" w:cs="Times New Roman"/>
                <w:b w:val="0"/>
              </w:rPr>
            </w:pPr>
            <w:r w:rsidRPr="006A61F5">
              <w:rPr>
                <w:rStyle w:val="a8"/>
                <w:rFonts w:ascii="Times New Roman" w:hAnsi="Times New Roman" w:cs="Times New Roman"/>
                <w:b w:val="0"/>
              </w:rPr>
              <w:t>Люцерна</w:t>
            </w:r>
          </w:p>
        </w:tc>
        <w:tc>
          <w:tcPr>
            <w:tcW w:w="4819" w:type="dxa"/>
            <w:vAlign w:val="center"/>
          </w:tcPr>
          <w:p w14:paraId="120E00C0" w14:textId="77777777" w:rsidR="00BE62DD" w:rsidRPr="006A61F5" w:rsidRDefault="00BE62DD" w:rsidP="00205277">
            <w:pPr>
              <w:pStyle w:val="2"/>
              <w:numPr>
                <w:ilvl w:val="0"/>
                <w:numId w:val="0"/>
              </w:numPr>
              <w:suppressAutoHyphens w:val="0"/>
              <w:spacing w:after="0" w:line="276" w:lineRule="auto"/>
              <w:contextualSpacing/>
              <w:rPr>
                <w:rStyle w:val="a8"/>
                <w:rFonts w:ascii="Times New Roman" w:hAnsi="Times New Roman" w:cs="Times New Roman"/>
                <w:b w:val="0"/>
              </w:rPr>
            </w:pPr>
            <w:r w:rsidRPr="006A61F5">
              <w:rPr>
                <w:rStyle w:val="a8"/>
                <w:rFonts w:ascii="Times New Roman" w:hAnsi="Times New Roman" w:cs="Times New Roman"/>
                <w:b w:val="0"/>
              </w:rPr>
              <w:t>Период от начала бутонизации до начала цветения</w:t>
            </w:r>
          </w:p>
        </w:tc>
      </w:tr>
      <w:tr w:rsidR="00BE62DD" w:rsidRPr="00706B28" w14:paraId="6265B23A" w14:textId="77777777" w:rsidTr="00205277">
        <w:tc>
          <w:tcPr>
            <w:tcW w:w="4678" w:type="dxa"/>
            <w:vAlign w:val="center"/>
          </w:tcPr>
          <w:p w14:paraId="2692DB4B" w14:textId="77777777" w:rsidR="00BE62DD" w:rsidRPr="006A61F5" w:rsidRDefault="00BE62DD" w:rsidP="00205277">
            <w:pPr>
              <w:pStyle w:val="2"/>
              <w:numPr>
                <w:ilvl w:val="0"/>
                <w:numId w:val="0"/>
              </w:numPr>
              <w:suppressAutoHyphens w:val="0"/>
              <w:spacing w:after="0" w:line="276" w:lineRule="auto"/>
              <w:ind w:left="720" w:hanging="720"/>
              <w:contextualSpacing/>
              <w:rPr>
                <w:rStyle w:val="a8"/>
                <w:rFonts w:ascii="Times New Roman" w:hAnsi="Times New Roman" w:cs="Times New Roman"/>
                <w:b w:val="0"/>
              </w:rPr>
            </w:pPr>
            <w:r w:rsidRPr="006A61F5">
              <w:rPr>
                <w:rStyle w:val="a8"/>
                <w:rFonts w:ascii="Times New Roman" w:hAnsi="Times New Roman" w:cs="Times New Roman"/>
                <w:b w:val="0"/>
              </w:rPr>
              <w:t xml:space="preserve">Злаково-бобовая смесь </w:t>
            </w:r>
          </w:p>
          <w:p w14:paraId="6AF38D5B" w14:textId="77777777" w:rsidR="00BE62DD" w:rsidRPr="006A61F5" w:rsidRDefault="00BE62DD" w:rsidP="00205277">
            <w:pPr>
              <w:pStyle w:val="2"/>
              <w:numPr>
                <w:ilvl w:val="0"/>
                <w:numId w:val="0"/>
              </w:numPr>
              <w:suppressAutoHyphens w:val="0"/>
              <w:spacing w:after="0" w:line="276" w:lineRule="auto"/>
              <w:contextualSpacing/>
              <w:rPr>
                <w:rStyle w:val="a8"/>
                <w:rFonts w:ascii="Times New Roman" w:hAnsi="Times New Roman" w:cs="Times New Roman"/>
                <w:b w:val="0"/>
              </w:rPr>
            </w:pPr>
            <w:r w:rsidRPr="006A61F5">
              <w:rPr>
                <w:rStyle w:val="a8"/>
                <w:rFonts w:ascii="Times New Roman" w:hAnsi="Times New Roman" w:cs="Times New Roman"/>
                <w:b w:val="0"/>
              </w:rPr>
              <w:t>(тритикале + вика,</w:t>
            </w:r>
            <w:r w:rsidRPr="006A61F5">
              <w:rPr>
                <w:rStyle w:val="a8"/>
                <w:rFonts w:ascii="Times New Roman" w:hAnsi="Times New Roman" w:cs="Times New Roman"/>
              </w:rPr>
              <w:t xml:space="preserve"> </w:t>
            </w:r>
            <w:r w:rsidRPr="006A61F5">
              <w:rPr>
                <w:rStyle w:val="a8"/>
                <w:rFonts w:ascii="Times New Roman" w:hAnsi="Times New Roman" w:cs="Times New Roman"/>
                <w:b w:val="0"/>
                <w:bCs/>
              </w:rPr>
              <w:t>пшеница + вика</w:t>
            </w:r>
            <w:r>
              <w:rPr>
                <w:rStyle w:val="a8"/>
                <w:rFonts w:ascii="Times New Roman" w:hAnsi="Times New Roman" w:cs="Times New Roman"/>
                <w:b w:val="0"/>
                <w:bCs/>
              </w:rPr>
              <w:t xml:space="preserve"> </w:t>
            </w:r>
            <w:r w:rsidRPr="003A45EF">
              <w:rPr>
                <w:rStyle w:val="a8"/>
                <w:rFonts w:ascii="Times New Roman" w:hAnsi="Times New Roman" w:cs="Times New Roman"/>
                <w:b w:val="0"/>
              </w:rPr>
              <w:t>и т.п.)</w:t>
            </w:r>
          </w:p>
        </w:tc>
        <w:tc>
          <w:tcPr>
            <w:tcW w:w="4819" w:type="dxa"/>
            <w:vAlign w:val="center"/>
          </w:tcPr>
          <w:p w14:paraId="1C82D658" w14:textId="77777777" w:rsidR="00BE62DD" w:rsidRPr="006A61F5" w:rsidRDefault="00BE62DD" w:rsidP="00205277">
            <w:pPr>
              <w:pStyle w:val="2"/>
              <w:numPr>
                <w:ilvl w:val="0"/>
                <w:numId w:val="0"/>
              </w:numPr>
              <w:suppressAutoHyphens w:val="0"/>
              <w:spacing w:after="0" w:line="276" w:lineRule="auto"/>
              <w:contextualSpacing/>
              <w:rPr>
                <w:rStyle w:val="a8"/>
                <w:rFonts w:ascii="Times New Roman" w:hAnsi="Times New Roman" w:cs="Times New Roman"/>
                <w:b w:val="0"/>
              </w:rPr>
            </w:pPr>
            <w:r w:rsidRPr="006A61F5">
              <w:rPr>
                <w:rStyle w:val="a8"/>
                <w:rFonts w:ascii="Times New Roman" w:hAnsi="Times New Roman" w:cs="Times New Roman"/>
                <w:b w:val="0"/>
              </w:rPr>
              <w:t>Период от фазы выхода в трубку до начала колошения</w:t>
            </w:r>
          </w:p>
        </w:tc>
      </w:tr>
      <w:tr w:rsidR="00BE62DD" w:rsidRPr="00706B28" w14:paraId="7406A052" w14:textId="77777777" w:rsidTr="00205277">
        <w:tc>
          <w:tcPr>
            <w:tcW w:w="4678" w:type="dxa"/>
            <w:vAlign w:val="center"/>
          </w:tcPr>
          <w:p w14:paraId="7273471D" w14:textId="77777777" w:rsidR="00BE62DD" w:rsidRPr="006A61F5" w:rsidRDefault="00BE62DD" w:rsidP="00205277">
            <w:pPr>
              <w:pStyle w:val="2"/>
              <w:numPr>
                <w:ilvl w:val="0"/>
                <w:numId w:val="0"/>
              </w:numPr>
              <w:suppressAutoHyphens w:val="0"/>
              <w:spacing w:after="0" w:line="276" w:lineRule="auto"/>
              <w:contextualSpacing/>
              <w:rPr>
                <w:rStyle w:val="a8"/>
                <w:rFonts w:ascii="Times New Roman" w:hAnsi="Times New Roman" w:cs="Times New Roman"/>
                <w:b w:val="0"/>
              </w:rPr>
            </w:pPr>
            <w:r w:rsidRPr="006A61F5">
              <w:rPr>
                <w:rStyle w:val="a8"/>
                <w:rFonts w:ascii="Times New Roman" w:hAnsi="Times New Roman" w:cs="Times New Roman"/>
                <w:b w:val="0"/>
              </w:rPr>
              <w:t>Кукуруза</w:t>
            </w:r>
            <w:r>
              <w:rPr>
                <w:rStyle w:val="a8"/>
                <w:rFonts w:ascii="Times New Roman" w:hAnsi="Times New Roman" w:cs="Times New Roman"/>
                <w:b w:val="0"/>
              </w:rPr>
              <w:t xml:space="preserve"> (силос)</w:t>
            </w:r>
          </w:p>
        </w:tc>
        <w:tc>
          <w:tcPr>
            <w:tcW w:w="4819" w:type="dxa"/>
            <w:vAlign w:val="center"/>
          </w:tcPr>
          <w:p w14:paraId="4B7C20E4" w14:textId="77777777" w:rsidR="00BE62DD" w:rsidRPr="006A61F5" w:rsidRDefault="00BE62DD" w:rsidP="00205277">
            <w:pPr>
              <w:pStyle w:val="2"/>
              <w:numPr>
                <w:ilvl w:val="0"/>
                <w:numId w:val="0"/>
              </w:numPr>
              <w:suppressAutoHyphens w:val="0"/>
              <w:spacing w:after="0" w:line="276" w:lineRule="auto"/>
              <w:contextualSpacing/>
              <w:rPr>
                <w:rStyle w:val="a8"/>
                <w:rFonts w:ascii="Times New Roman" w:hAnsi="Times New Roman" w:cs="Times New Roman"/>
                <w:b w:val="0"/>
              </w:rPr>
            </w:pPr>
            <w:r w:rsidRPr="006A61F5">
              <w:rPr>
                <w:rStyle w:val="a8"/>
                <w:rFonts w:ascii="Times New Roman" w:hAnsi="Times New Roman" w:cs="Times New Roman"/>
                <w:b w:val="0"/>
              </w:rPr>
              <w:t xml:space="preserve">Период в конце молочно-восковой фазы до начала фазы восковой спелости зерна </w:t>
            </w:r>
          </w:p>
        </w:tc>
      </w:tr>
      <w:tr w:rsidR="00BE62DD" w:rsidRPr="00706B28" w14:paraId="489ADF2E" w14:textId="77777777" w:rsidTr="00205277">
        <w:tc>
          <w:tcPr>
            <w:tcW w:w="4678" w:type="dxa"/>
            <w:vAlign w:val="center"/>
          </w:tcPr>
          <w:p w14:paraId="3D414D4B" w14:textId="77777777" w:rsidR="00BE62DD" w:rsidRPr="006A61F5" w:rsidRDefault="00BE62DD" w:rsidP="00205277">
            <w:pPr>
              <w:pStyle w:val="2"/>
              <w:numPr>
                <w:ilvl w:val="0"/>
                <w:numId w:val="0"/>
              </w:numPr>
              <w:suppressAutoHyphens w:val="0"/>
              <w:spacing w:after="0" w:line="276" w:lineRule="auto"/>
              <w:contextualSpacing/>
              <w:rPr>
                <w:rStyle w:val="a8"/>
                <w:rFonts w:ascii="Times New Roman" w:hAnsi="Times New Roman" w:cs="Times New Roman"/>
                <w:b w:val="0"/>
              </w:rPr>
            </w:pPr>
            <w:r w:rsidRPr="006A61F5">
              <w:rPr>
                <w:rStyle w:val="a8"/>
                <w:rFonts w:ascii="Times New Roman" w:hAnsi="Times New Roman" w:cs="Times New Roman"/>
                <w:b w:val="0"/>
              </w:rPr>
              <w:t>Плющеная кукуруза</w:t>
            </w:r>
          </w:p>
        </w:tc>
        <w:tc>
          <w:tcPr>
            <w:tcW w:w="4819" w:type="dxa"/>
            <w:vAlign w:val="center"/>
          </w:tcPr>
          <w:p w14:paraId="0D3F187B" w14:textId="77777777" w:rsidR="00BE62DD" w:rsidRPr="006A61F5" w:rsidRDefault="00BE62DD" w:rsidP="00205277">
            <w:pPr>
              <w:pStyle w:val="2"/>
              <w:numPr>
                <w:ilvl w:val="0"/>
                <w:numId w:val="0"/>
              </w:numPr>
              <w:suppressAutoHyphens w:val="0"/>
              <w:spacing w:after="0" w:line="276" w:lineRule="auto"/>
              <w:contextualSpacing/>
              <w:rPr>
                <w:rStyle w:val="a8"/>
                <w:rFonts w:ascii="Times New Roman" w:hAnsi="Times New Roman" w:cs="Times New Roman"/>
                <w:b w:val="0"/>
              </w:rPr>
            </w:pPr>
            <w:r w:rsidRPr="006A61F5">
              <w:rPr>
                <w:rStyle w:val="a8"/>
                <w:rFonts w:ascii="Times New Roman" w:hAnsi="Times New Roman" w:cs="Times New Roman"/>
                <w:b w:val="0"/>
              </w:rPr>
              <w:t>Период восковой спелости зерна,</w:t>
            </w:r>
            <w:r>
              <w:rPr>
                <w:rStyle w:val="a8"/>
                <w:rFonts w:ascii="Times New Roman" w:hAnsi="Times New Roman" w:cs="Times New Roman"/>
                <w:b w:val="0"/>
              </w:rPr>
              <w:t xml:space="preserve"> </w:t>
            </w:r>
            <w:r w:rsidRPr="000B04D1">
              <w:rPr>
                <w:rStyle w:val="a8"/>
                <w:rFonts w:ascii="Times New Roman" w:hAnsi="Times New Roman" w:cs="Times New Roman"/>
                <w:b w:val="0"/>
                <w:bCs/>
              </w:rPr>
              <w:t>предшествующий полному созреванию</w:t>
            </w:r>
          </w:p>
        </w:tc>
      </w:tr>
      <w:tr w:rsidR="00BE62DD" w:rsidRPr="00706B28" w14:paraId="546783FC" w14:textId="77777777" w:rsidTr="00205277">
        <w:tc>
          <w:tcPr>
            <w:tcW w:w="4678" w:type="dxa"/>
            <w:vAlign w:val="center"/>
          </w:tcPr>
          <w:p w14:paraId="7870BFE6" w14:textId="77777777" w:rsidR="00BE62DD" w:rsidRPr="006A61F5" w:rsidRDefault="00BE62DD" w:rsidP="00205277">
            <w:pPr>
              <w:pStyle w:val="2"/>
              <w:numPr>
                <w:ilvl w:val="0"/>
                <w:numId w:val="0"/>
              </w:numPr>
              <w:suppressAutoHyphens w:val="0"/>
              <w:spacing w:after="0" w:line="276" w:lineRule="auto"/>
              <w:contextualSpacing/>
              <w:rPr>
                <w:rStyle w:val="a8"/>
                <w:rFonts w:ascii="Times New Roman" w:hAnsi="Times New Roman" w:cs="Times New Roman"/>
                <w:b w:val="0"/>
              </w:rPr>
            </w:pPr>
            <w:r w:rsidRPr="006A61F5">
              <w:rPr>
                <w:rStyle w:val="a8"/>
                <w:rFonts w:ascii="Times New Roman" w:hAnsi="Times New Roman" w:cs="Times New Roman"/>
                <w:b w:val="0"/>
              </w:rPr>
              <w:t>Сено</w:t>
            </w:r>
          </w:p>
        </w:tc>
        <w:tc>
          <w:tcPr>
            <w:tcW w:w="4819" w:type="dxa"/>
            <w:vAlign w:val="center"/>
          </w:tcPr>
          <w:p w14:paraId="187ED2BE" w14:textId="77777777" w:rsidR="00BE62DD" w:rsidRPr="006A61F5" w:rsidRDefault="00BE62DD" w:rsidP="00205277">
            <w:pPr>
              <w:pStyle w:val="2"/>
              <w:numPr>
                <w:ilvl w:val="0"/>
                <w:numId w:val="0"/>
              </w:numPr>
              <w:suppressAutoHyphens w:val="0"/>
              <w:spacing w:after="0" w:line="276" w:lineRule="auto"/>
              <w:contextualSpacing/>
              <w:rPr>
                <w:rStyle w:val="a8"/>
                <w:rFonts w:ascii="Times New Roman" w:hAnsi="Times New Roman" w:cs="Times New Roman"/>
                <w:b w:val="0"/>
              </w:rPr>
            </w:pPr>
            <w:r w:rsidRPr="006A61F5">
              <w:rPr>
                <w:rStyle w:val="a8"/>
                <w:rFonts w:ascii="Times New Roman" w:hAnsi="Times New Roman" w:cs="Times New Roman"/>
                <w:b w:val="0"/>
              </w:rPr>
              <w:t>Период от начала бутонизации до начала цветения</w:t>
            </w:r>
          </w:p>
        </w:tc>
      </w:tr>
      <w:tr w:rsidR="00BE62DD" w:rsidRPr="00706B28" w14:paraId="4DEEF099" w14:textId="77777777" w:rsidTr="00205277">
        <w:tc>
          <w:tcPr>
            <w:tcW w:w="4678" w:type="dxa"/>
            <w:vAlign w:val="center"/>
          </w:tcPr>
          <w:p w14:paraId="223F46E5" w14:textId="77777777" w:rsidR="00BE62DD" w:rsidRPr="006A61F5" w:rsidRDefault="00BE62DD" w:rsidP="00205277">
            <w:pPr>
              <w:pStyle w:val="2"/>
              <w:numPr>
                <w:ilvl w:val="0"/>
                <w:numId w:val="0"/>
              </w:numPr>
              <w:suppressAutoHyphens w:val="0"/>
              <w:spacing w:after="0" w:line="276" w:lineRule="auto"/>
              <w:contextualSpacing/>
              <w:rPr>
                <w:rStyle w:val="a8"/>
                <w:rFonts w:ascii="Times New Roman" w:hAnsi="Times New Roman" w:cs="Times New Roman"/>
                <w:b w:val="0"/>
              </w:rPr>
            </w:pPr>
            <w:r w:rsidRPr="006A61F5">
              <w:rPr>
                <w:rStyle w:val="a8"/>
                <w:rFonts w:ascii="Times New Roman" w:hAnsi="Times New Roman" w:cs="Times New Roman"/>
                <w:b w:val="0"/>
              </w:rPr>
              <w:t>Солома</w:t>
            </w:r>
          </w:p>
        </w:tc>
        <w:tc>
          <w:tcPr>
            <w:tcW w:w="4819" w:type="dxa"/>
            <w:vAlign w:val="center"/>
          </w:tcPr>
          <w:p w14:paraId="708F8BB1" w14:textId="77777777" w:rsidR="00BE62DD" w:rsidRPr="006A61F5" w:rsidRDefault="00BE62DD" w:rsidP="00205277">
            <w:pPr>
              <w:pStyle w:val="2"/>
              <w:numPr>
                <w:ilvl w:val="0"/>
                <w:numId w:val="0"/>
              </w:numPr>
              <w:suppressAutoHyphens w:val="0"/>
              <w:spacing w:after="0" w:line="276" w:lineRule="auto"/>
              <w:contextualSpacing/>
              <w:rPr>
                <w:rStyle w:val="a8"/>
                <w:rFonts w:ascii="Times New Roman" w:hAnsi="Times New Roman" w:cs="Times New Roman"/>
                <w:b w:val="0"/>
              </w:rPr>
            </w:pPr>
            <w:r>
              <w:rPr>
                <w:rStyle w:val="a8"/>
                <w:rFonts w:ascii="Times New Roman" w:hAnsi="Times New Roman" w:cs="Times New Roman"/>
                <w:b w:val="0"/>
              </w:rPr>
              <w:t>Не требует контроля</w:t>
            </w:r>
          </w:p>
        </w:tc>
      </w:tr>
    </w:tbl>
    <w:p w14:paraId="6290FB9E" w14:textId="772D16AD" w:rsidR="00BE62DD" w:rsidRPr="003A72AC" w:rsidRDefault="00BE62DD" w:rsidP="00BE62DD">
      <w:pPr>
        <w:pStyle w:val="2"/>
        <w:numPr>
          <w:ilvl w:val="2"/>
          <w:numId w:val="7"/>
        </w:numPr>
        <w:suppressAutoHyphens w:val="0"/>
        <w:spacing w:before="240"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3A72AC">
        <w:rPr>
          <w:rStyle w:val="a8"/>
          <w:rFonts w:ascii="Times New Roman" w:hAnsi="Times New Roman" w:cs="Times New Roman"/>
          <w:b w:val="0"/>
        </w:rPr>
        <w:t xml:space="preserve">Главный зоотехник совместно с главным агрономом Общества </w:t>
      </w:r>
      <w:r w:rsidR="00E05521" w:rsidRPr="003A72AC">
        <w:rPr>
          <w:rStyle w:val="a8"/>
          <w:rFonts w:ascii="Times New Roman" w:hAnsi="Times New Roman" w:cs="Times New Roman"/>
          <w:b w:val="0"/>
        </w:rPr>
        <w:t xml:space="preserve">составляют </w:t>
      </w:r>
      <w:r w:rsidRPr="003A72AC">
        <w:rPr>
          <w:rStyle w:val="a8"/>
          <w:rFonts w:ascii="Times New Roman" w:hAnsi="Times New Roman" w:cs="Times New Roman"/>
          <w:b w:val="0"/>
        </w:rPr>
        <w:t xml:space="preserve">Акт осмотра кормовых культур (Приложение 2). В Акте осмотра кормовых культур указывается </w:t>
      </w:r>
      <w:r w:rsidRPr="003A72AC">
        <w:rPr>
          <w:rStyle w:val="a8"/>
          <w:rFonts w:ascii="Times New Roman" w:hAnsi="Times New Roman" w:cs="Times New Roman"/>
          <w:b w:val="0"/>
        </w:rPr>
        <w:lastRenderedPageBreak/>
        <w:t>кормовая культура, номер поля, площадь, состояние кормовой культуры в соответствии с Таблицей 1 настоящего Регламента, наличие/отсутствие сорной растительности, фиксируются ответственные за заготовку работники и указываются сроки начала уборки. Акт осмотра кормовых культур подписывается главным агрономом, главным зоотехником и ЗГД Общества.</w:t>
      </w:r>
      <w:r w:rsidR="00045DDF" w:rsidRPr="003A72AC">
        <w:rPr>
          <w:rStyle w:val="a8"/>
          <w:rFonts w:ascii="Times New Roman" w:hAnsi="Times New Roman" w:cs="Times New Roman"/>
          <w:b w:val="0"/>
        </w:rPr>
        <w:t xml:space="preserve"> Акт осмотра кормовых культур хранится у ЗГД Общества.</w:t>
      </w:r>
    </w:p>
    <w:p w14:paraId="6F11B4A9" w14:textId="720A85D2" w:rsidR="00BE62DD" w:rsidRPr="003A72AC" w:rsidRDefault="00BE62DD" w:rsidP="00BE62DD">
      <w:pPr>
        <w:pStyle w:val="2"/>
        <w:numPr>
          <w:ilvl w:val="2"/>
          <w:numId w:val="7"/>
        </w:numPr>
        <w:suppressAutoHyphens w:val="0"/>
        <w:spacing w:before="240"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3A72AC">
        <w:rPr>
          <w:rStyle w:val="a8"/>
          <w:rFonts w:ascii="Times New Roman" w:hAnsi="Times New Roman" w:cs="Times New Roman"/>
          <w:b w:val="0"/>
        </w:rPr>
        <w:t xml:space="preserve">ЗГД Общества направляет Акт осмотра кормовых культур в адрес главного инженера Общества и заведующего молочно-товарной фермой (далее – МТФ) по электронной почте с целью </w:t>
      </w:r>
      <w:r w:rsidR="004E3FF5" w:rsidRPr="003A72AC">
        <w:rPr>
          <w:rStyle w:val="a8"/>
          <w:rFonts w:ascii="Times New Roman" w:hAnsi="Times New Roman" w:cs="Times New Roman"/>
          <w:b w:val="0"/>
        </w:rPr>
        <w:t>уведомления о фактическом сроке начала уборки.</w:t>
      </w:r>
    </w:p>
    <w:p w14:paraId="154CB68D" w14:textId="77777777" w:rsidR="00BE62DD" w:rsidRPr="003A72AC" w:rsidRDefault="00BE62DD" w:rsidP="00BE62DD">
      <w:pPr>
        <w:pStyle w:val="2"/>
        <w:numPr>
          <w:ilvl w:val="2"/>
          <w:numId w:val="7"/>
        </w:numPr>
        <w:suppressAutoHyphens w:val="0"/>
        <w:spacing w:before="240"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3A72AC">
        <w:rPr>
          <w:rStyle w:val="a8"/>
          <w:rFonts w:ascii="Times New Roman" w:hAnsi="Times New Roman" w:cs="Times New Roman"/>
          <w:b w:val="0"/>
        </w:rPr>
        <w:t xml:space="preserve">Заведующий МТФ за 2 недели до начала приемки грубых и сочных кормов организовывает работы по обработке дна и стен траншей известковым раствором, ремонт ям, укрытие стенок траншеи пленкой и получает со склада полимерные рукава для хранения плющеной кукурузы. Для организации кургана на площадке заведующий МТФ организует работы по укрытию дна кургана чистой соломой.  </w:t>
      </w:r>
    </w:p>
    <w:bookmarkEnd w:id="55"/>
    <w:p w14:paraId="3B03FC24" w14:textId="53706315" w:rsidR="00BE62DD" w:rsidRPr="00253761" w:rsidRDefault="00BE62DD" w:rsidP="00BE62DD">
      <w:pPr>
        <w:pStyle w:val="2"/>
        <w:numPr>
          <w:ilvl w:val="2"/>
          <w:numId w:val="7"/>
        </w:numPr>
        <w:spacing w:after="0" w:line="360" w:lineRule="auto"/>
        <w:ind w:left="0" w:firstLine="567"/>
        <w:rPr>
          <w:rStyle w:val="a8"/>
          <w:rFonts w:ascii="Times New Roman" w:hAnsi="Times New Roman" w:cs="Times New Roman"/>
          <w:b w:val="0"/>
        </w:rPr>
      </w:pPr>
      <w:r w:rsidRPr="00253761">
        <w:rPr>
          <w:rStyle w:val="a8"/>
          <w:rFonts w:ascii="Times New Roman" w:hAnsi="Times New Roman" w:cs="Times New Roman"/>
          <w:b w:val="0"/>
        </w:rPr>
        <w:t xml:space="preserve">Выдача ТМЦ со склада производится кладовщиком на основании заявки на получение ТМЦ </w:t>
      </w:r>
      <w:r w:rsidR="0019610B" w:rsidRPr="00253761">
        <w:rPr>
          <w:rStyle w:val="a8"/>
          <w:rFonts w:ascii="Times New Roman" w:hAnsi="Times New Roman" w:cs="Times New Roman"/>
          <w:b w:val="0"/>
        </w:rPr>
        <w:t xml:space="preserve">со склада </w:t>
      </w:r>
      <w:r w:rsidRPr="00253761">
        <w:rPr>
          <w:rStyle w:val="a8"/>
          <w:rFonts w:ascii="Times New Roman" w:hAnsi="Times New Roman" w:cs="Times New Roman"/>
          <w:b w:val="0"/>
        </w:rPr>
        <w:t xml:space="preserve">(Приложение 1) на бумажном носителе, утвержденной ЗГД Общества. </w:t>
      </w:r>
    </w:p>
    <w:p w14:paraId="3FD9B21A" w14:textId="29344530" w:rsidR="00BA0DA7" w:rsidRPr="00BA0DA7" w:rsidRDefault="00811186" w:rsidP="00BA0DA7">
      <w:pPr>
        <w:pStyle w:val="20"/>
        <w:numPr>
          <w:ilvl w:val="1"/>
          <w:numId w:val="6"/>
        </w:numPr>
        <w:spacing w:line="360" w:lineRule="auto"/>
        <w:ind w:left="567" w:hanging="567"/>
        <w:jc w:val="center"/>
        <w:rPr>
          <w:rStyle w:val="a8"/>
          <w:rFonts w:ascii="Times New Roman" w:eastAsia="Times New Roman" w:hAnsi="Times New Roman" w:cs="Times New Roman"/>
          <w:b/>
        </w:rPr>
      </w:pPr>
      <w:bookmarkStart w:id="57" w:name="_Toc204332089"/>
      <w:bookmarkEnd w:id="54"/>
      <w:r>
        <w:rPr>
          <w:rFonts w:ascii="Times New Roman" w:hAnsi="Times New Roman" w:cs="Times New Roman"/>
        </w:rPr>
        <w:t>Сбор</w:t>
      </w:r>
      <w:r w:rsidR="009C04BF">
        <w:rPr>
          <w:rFonts w:ascii="Times New Roman" w:hAnsi="Times New Roman" w:cs="Times New Roman"/>
        </w:rPr>
        <w:t xml:space="preserve"> кормовых культур</w:t>
      </w:r>
      <w:bookmarkEnd w:id="57"/>
    </w:p>
    <w:p w14:paraId="590206F0" w14:textId="7DB2EA7E" w:rsidR="00BA0DA7" w:rsidRPr="000543E7" w:rsidRDefault="007674F0" w:rsidP="00BA0DA7">
      <w:pPr>
        <w:pStyle w:val="20"/>
        <w:numPr>
          <w:ilvl w:val="2"/>
          <w:numId w:val="6"/>
        </w:numPr>
        <w:spacing w:line="360" w:lineRule="auto"/>
        <w:ind w:left="567" w:hanging="567"/>
        <w:jc w:val="center"/>
        <w:rPr>
          <w:rStyle w:val="a8"/>
          <w:rFonts w:ascii="Times New Roman" w:eastAsia="Times New Roman" w:hAnsi="Times New Roman" w:cs="Times New Roman"/>
          <w:b/>
        </w:rPr>
      </w:pPr>
      <w:r w:rsidRPr="000543E7">
        <w:rPr>
          <w:rFonts w:ascii="Times New Roman" w:hAnsi="Times New Roman" w:cs="Times New Roman"/>
        </w:rPr>
        <w:t xml:space="preserve"> </w:t>
      </w:r>
      <w:bookmarkStart w:id="58" w:name="_Toc204332090"/>
      <w:r w:rsidR="00811186" w:rsidRPr="000543E7">
        <w:rPr>
          <w:rFonts w:ascii="Times New Roman" w:hAnsi="Times New Roman" w:cs="Times New Roman"/>
        </w:rPr>
        <w:t xml:space="preserve">Сбор кормовой культуры для </w:t>
      </w:r>
      <w:r w:rsidR="00AD4600" w:rsidRPr="000543E7">
        <w:rPr>
          <w:rFonts w:ascii="Times New Roman" w:hAnsi="Times New Roman" w:cs="Times New Roman"/>
        </w:rPr>
        <w:t>приготовления</w:t>
      </w:r>
      <w:r w:rsidR="00811186" w:rsidRPr="000543E7">
        <w:rPr>
          <w:rFonts w:ascii="Times New Roman" w:hAnsi="Times New Roman" w:cs="Times New Roman"/>
        </w:rPr>
        <w:t xml:space="preserve"> сенажа</w:t>
      </w:r>
      <w:bookmarkEnd w:id="58"/>
    </w:p>
    <w:p w14:paraId="694197DD" w14:textId="58853941" w:rsidR="00BE62DD" w:rsidRDefault="00BE62DD" w:rsidP="000751A4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bookmarkStart w:id="59" w:name="_Hlk203117425"/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зоотехник формирует и утверждает у ЗГД Общества </w:t>
      </w:r>
      <w:r w:rsidR="00DE13CE">
        <w:rPr>
          <w:rFonts w:ascii="Times New Roman" w:eastAsia="SimSun" w:hAnsi="Times New Roman" w:cs="Times New Roman"/>
          <w:sz w:val="24"/>
          <w:szCs w:val="24"/>
          <w:lang w:eastAsia="ru-RU"/>
        </w:rPr>
        <w:t>Заявку на получение ТМЦ</w:t>
      </w:r>
      <w:r w:rsidR="0019610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для получения необходимого консерванта со склада.</w:t>
      </w:r>
    </w:p>
    <w:p w14:paraId="32A40ECC" w14:textId="75F03862" w:rsidR="00BE62DD" w:rsidRDefault="001D77F2" w:rsidP="000751A4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1D77F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зоотехник Общества передает утвержденную ЗГД Общества Заявку на получение ТМЦ со склада и инструкцию по использованию консерванта работнику, ответственному за работу уборочного звена. </w:t>
      </w:r>
    </w:p>
    <w:p w14:paraId="1BB00256" w14:textId="69222049" w:rsidR="001D77F2" w:rsidRPr="006B2C83" w:rsidRDefault="001D77F2" w:rsidP="000751A4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Р</w:t>
      </w:r>
      <w:r w:rsidRPr="001D77F2">
        <w:rPr>
          <w:rFonts w:ascii="Times New Roman" w:eastAsia="SimSun" w:hAnsi="Times New Roman" w:cs="Times New Roman"/>
          <w:sz w:val="24"/>
          <w:szCs w:val="24"/>
          <w:lang w:eastAsia="ru-RU"/>
        </w:rPr>
        <w:t>аботник, ответственный за работу уборочного звена получает консервант со склада Общества.</w:t>
      </w:r>
    </w:p>
    <w:p w14:paraId="27BCF12B" w14:textId="567D7663" w:rsidR="006B2C83" w:rsidRDefault="00044785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bookmarkStart w:id="60" w:name="_Hlk202969734"/>
      <w:bookmarkEnd w:id="59"/>
      <w:r w:rsidRPr="007F193F">
        <w:rPr>
          <w:rFonts w:ascii="Times New Roman" w:eastAsia="SimSun" w:hAnsi="Times New Roman" w:cs="Times New Roman"/>
          <w:sz w:val="24"/>
          <w:szCs w:val="24"/>
          <w:lang w:eastAsia="ru-RU"/>
        </w:rPr>
        <w:t>Работник</w:t>
      </w:r>
      <w:r w:rsidRPr="007F193F">
        <w:rPr>
          <w:rFonts w:ascii="Times New Roman" w:eastAsia="SimSun" w:hAnsi="Times New Roman"/>
          <w:sz w:val="24"/>
        </w:rPr>
        <w:t>,</w:t>
      </w:r>
      <w:r w:rsidRPr="007F193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ответственный за работу уборочного звена</w:t>
      </w:r>
      <w:r w:rsidR="00510026" w:rsidRPr="007F193F">
        <w:rPr>
          <w:rFonts w:ascii="Times New Roman" w:eastAsia="SimSun" w:hAnsi="Times New Roman" w:cs="Times New Roman"/>
          <w:sz w:val="24"/>
          <w:szCs w:val="24"/>
          <w:lang w:eastAsia="ru-RU"/>
        </w:rPr>
        <w:t>,</w:t>
      </w:r>
      <w:r w:rsidRPr="007F193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7F193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организует доставку консерванта к месту заготовки сенажной массы. В дополнение к консерванту </w:t>
      </w:r>
      <w:r w:rsidRPr="007F193F">
        <w:rPr>
          <w:rFonts w:ascii="Times New Roman" w:eastAsia="SimSun" w:hAnsi="Times New Roman" w:cs="Times New Roman"/>
          <w:sz w:val="24"/>
          <w:szCs w:val="24"/>
          <w:lang w:eastAsia="ru-RU"/>
        </w:rPr>
        <w:t>работник</w:t>
      </w:r>
      <w:r w:rsidRPr="007F193F">
        <w:rPr>
          <w:rFonts w:ascii="Times New Roman" w:eastAsia="SimSun" w:hAnsi="Times New Roman"/>
          <w:sz w:val="24"/>
        </w:rPr>
        <w:t>,</w:t>
      </w:r>
      <w:r w:rsidRPr="007F193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ответственный за работу уборочного звена</w:t>
      </w:r>
      <w:r w:rsidR="00510026" w:rsidRPr="007F193F">
        <w:rPr>
          <w:rFonts w:ascii="Times New Roman" w:eastAsia="SimSun" w:hAnsi="Times New Roman" w:cs="Times New Roman"/>
          <w:sz w:val="24"/>
          <w:szCs w:val="24"/>
          <w:lang w:eastAsia="ru-RU"/>
        </w:rPr>
        <w:t>,</w:t>
      </w:r>
      <w:r w:rsidR="006B2C83" w:rsidRPr="007F193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организует доставку воды для </w:t>
      </w:r>
      <w:r w:rsidR="00BE62DD" w:rsidRPr="007F193F">
        <w:rPr>
          <w:rFonts w:ascii="Times New Roman" w:eastAsia="SimSun" w:hAnsi="Times New Roman" w:cs="Times New Roman"/>
          <w:sz w:val="24"/>
          <w:szCs w:val="24"/>
          <w:lang w:eastAsia="ru-RU"/>
        </w:rPr>
        <w:t>приготовления раствора консерванта</w:t>
      </w:r>
      <w:r w:rsidR="006B2C83" w:rsidRPr="007F193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соответствии с </w:t>
      </w:r>
      <w:r w:rsidR="000F5CD0" w:rsidRPr="007F193F">
        <w:rPr>
          <w:rFonts w:ascii="Times New Roman" w:eastAsia="SimSun" w:hAnsi="Times New Roman" w:cs="Times New Roman"/>
          <w:sz w:val="24"/>
          <w:szCs w:val="24"/>
          <w:lang w:eastAsia="ru-RU"/>
        </w:rPr>
        <w:t>инструкцией</w:t>
      </w:r>
      <w:r w:rsidR="006B2C83" w:rsidRPr="007F193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</w:t>
      </w:r>
      <w:r w:rsidR="003D67F4" w:rsidRPr="007F193F">
        <w:rPr>
          <w:rFonts w:ascii="Times New Roman" w:eastAsia="SimSun" w:hAnsi="Times New Roman" w:cs="Times New Roman"/>
          <w:sz w:val="24"/>
          <w:szCs w:val="24"/>
          <w:lang w:eastAsia="ru-RU"/>
        </w:rPr>
        <w:t>Раствор консерванта готовится и заливается в комбайн механизатором под контролем главного зоотехника Общества.</w:t>
      </w:r>
    </w:p>
    <w:p w14:paraId="26339766" w14:textId="42E40968" w:rsidR="00F74B61" w:rsidRPr="00F74B61" w:rsidRDefault="006C4AB6" w:rsidP="00F74B61">
      <w:pPr>
        <w:pStyle w:val="aff2"/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C4AB6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>Раствор консерванта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Pr="006C4AB6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следует использовать полностью до истечения срока, обозначенного инструкцией производителя. Контроль над полным использованием раствора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консерванта </w:t>
      </w:r>
      <w:r w:rsidRPr="006C4AB6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осуществляет главный зоотехник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Общества</w:t>
      </w:r>
      <w:r w:rsidRPr="006C4AB6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bookmarkEnd w:id="60"/>
    <w:p w14:paraId="167CC25C" w14:textId="6F7142D3" w:rsidR="006B2C83" w:rsidRPr="0066539B" w:rsidRDefault="00AD1BA8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6539B">
        <w:rPr>
          <w:rFonts w:ascii="Times New Roman" w:eastAsia="SimSun" w:hAnsi="Times New Roman" w:cs="Times New Roman"/>
          <w:sz w:val="24"/>
          <w:szCs w:val="24"/>
          <w:lang w:eastAsia="ru-RU"/>
        </w:rPr>
        <w:t>Перед началом</w:t>
      </w:r>
      <w:r w:rsidR="006B2C83" w:rsidRPr="006653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сбора кормовой культуры главный зоотехник Общества</w:t>
      </w:r>
      <w:r w:rsidR="0066539B" w:rsidRPr="006653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510026">
        <w:rPr>
          <w:rFonts w:ascii="Times New Roman" w:eastAsia="SimSun" w:hAnsi="Times New Roman" w:cs="Times New Roman"/>
          <w:sz w:val="24"/>
          <w:szCs w:val="24"/>
          <w:lang w:eastAsia="ru-RU"/>
        </w:rPr>
        <w:t>дает</w:t>
      </w:r>
      <w:r w:rsidR="006B2C83" w:rsidRPr="006653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510026" w:rsidRPr="0066539B">
        <w:rPr>
          <w:rFonts w:ascii="Times New Roman" w:eastAsia="SimSun" w:hAnsi="Times New Roman" w:cs="Times New Roman"/>
          <w:sz w:val="24"/>
          <w:szCs w:val="24"/>
          <w:lang w:eastAsia="ru-RU"/>
        </w:rPr>
        <w:t>устны</w:t>
      </w:r>
      <w:r w:rsidR="00510026">
        <w:rPr>
          <w:rFonts w:ascii="Times New Roman" w:eastAsia="SimSun" w:hAnsi="Times New Roman" w:cs="Times New Roman"/>
          <w:sz w:val="24"/>
          <w:szCs w:val="24"/>
          <w:lang w:eastAsia="ru-RU"/>
        </w:rPr>
        <w:t>е</w:t>
      </w:r>
      <w:r w:rsidR="00510026" w:rsidRPr="006653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указани</w:t>
      </w:r>
      <w:r w:rsidR="00510026">
        <w:rPr>
          <w:rFonts w:ascii="Times New Roman" w:eastAsia="SimSun" w:hAnsi="Times New Roman" w:cs="Times New Roman"/>
          <w:sz w:val="24"/>
          <w:szCs w:val="24"/>
          <w:lang w:eastAsia="ru-RU"/>
        </w:rPr>
        <w:t>я</w:t>
      </w:r>
      <w:r w:rsidR="00510026" w:rsidRPr="006653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434DF7">
        <w:rPr>
          <w:rFonts w:ascii="Times New Roman" w:eastAsia="SimSun" w:hAnsi="Times New Roman" w:cs="Times New Roman"/>
          <w:sz w:val="24"/>
          <w:szCs w:val="24"/>
          <w:lang w:eastAsia="ru-RU"/>
        </w:rPr>
        <w:t>т</w:t>
      </w:r>
      <w:r w:rsidR="00434DF7" w:rsidRPr="00434DF7">
        <w:rPr>
          <w:rFonts w:ascii="Times New Roman" w:eastAsia="SimSun" w:hAnsi="Times New Roman" w:cs="Times New Roman"/>
          <w:sz w:val="24"/>
          <w:szCs w:val="24"/>
          <w:lang w:eastAsia="ru-RU"/>
        </w:rPr>
        <w:t>ракторист</w:t>
      </w:r>
      <w:r w:rsidR="00434DF7">
        <w:rPr>
          <w:rFonts w:ascii="Times New Roman" w:eastAsia="SimSun" w:hAnsi="Times New Roman" w:cs="Times New Roman"/>
          <w:sz w:val="24"/>
          <w:szCs w:val="24"/>
          <w:lang w:eastAsia="ru-RU"/>
        </w:rPr>
        <w:t>у</w:t>
      </w:r>
      <w:r w:rsidR="00434DF7" w:rsidRPr="00434DF7">
        <w:rPr>
          <w:rFonts w:ascii="Times New Roman" w:eastAsia="SimSun" w:hAnsi="Times New Roman" w:cs="Times New Roman"/>
          <w:sz w:val="24"/>
          <w:szCs w:val="24"/>
          <w:lang w:eastAsia="ru-RU"/>
        </w:rPr>
        <w:t>-машинист</w:t>
      </w:r>
      <w:r w:rsidR="00434DF7">
        <w:rPr>
          <w:rFonts w:ascii="Times New Roman" w:eastAsia="SimSun" w:hAnsi="Times New Roman" w:cs="Times New Roman"/>
          <w:sz w:val="24"/>
          <w:szCs w:val="24"/>
          <w:lang w:eastAsia="ru-RU"/>
        </w:rPr>
        <w:t>у</w:t>
      </w:r>
      <w:r w:rsidR="00434DF7" w:rsidRPr="00434DF7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сельскохозяйственного производства </w:t>
      </w:r>
      <w:r w:rsidR="00434DF7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(далее – механизатор) </w:t>
      </w:r>
      <w:r w:rsidR="00510026">
        <w:rPr>
          <w:rFonts w:ascii="Times New Roman" w:eastAsia="SimSun" w:hAnsi="Times New Roman" w:cs="Times New Roman"/>
          <w:sz w:val="24"/>
          <w:szCs w:val="24"/>
          <w:lang w:eastAsia="ru-RU"/>
        </w:rPr>
        <w:t>о параметрах</w:t>
      </w:r>
      <w:r w:rsidR="00510026" w:rsidRPr="006653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регулировк</w:t>
      </w:r>
      <w:r w:rsidR="00510026">
        <w:rPr>
          <w:rFonts w:ascii="Times New Roman" w:eastAsia="SimSun" w:hAnsi="Times New Roman" w:cs="Times New Roman"/>
          <w:sz w:val="24"/>
          <w:szCs w:val="24"/>
          <w:lang w:eastAsia="ru-RU"/>
        </w:rPr>
        <w:t>и</w:t>
      </w:r>
      <w:r w:rsidR="00510026" w:rsidRPr="006653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653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косилки для обеспечения качества среза кормовой культуры.  </w:t>
      </w:r>
      <w:r w:rsidR="0074705E">
        <w:rPr>
          <w:rFonts w:ascii="Times New Roman" w:eastAsia="SimSun" w:hAnsi="Times New Roman" w:cs="Times New Roman"/>
          <w:sz w:val="24"/>
          <w:szCs w:val="24"/>
          <w:lang w:eastAsia="ru-RU"/>
        </w:rPr>
        <w:t>После регулировки механизатор приступает к сбору кормовой культуры</w:t>
      </w:r>
    </w:p>
    <w:p w14:paraId="664E9885" w14:textId="4FD18303" w:rsidR="003D67F4" w:rsidRDefault="006B2C83" w:rsidP="0074705E">
      <w:pPr>
        <w:pStyle w:val="aff2"/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6539B">
        <w:rPr>
          <w:rFonts w:ascii="Times New Roman" w:eastAsia="SimSun" w:hAnsi="Times New Roman" w:cs="Times New Roman"/>
          <w:sz w:val="24"/>
          <w:szCs w:val="24"/>
          <w:lang w:eastAsia="ru-RU"/>
        </w:rPr>
        <w:t>Высота среза регулируется в пределах 7 – 8 см.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При затяжных дождях допускается увеличить высоту среза до 15 см. </w:t>
      </w:r>
    </w:p>
    <w:p w14:paraId="740B3A16" w14:textId="331FCED5" w:rsidR="006B2C83" w:rsidRPr="006B2C83" w:rsidRDefault="006B2C83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Главный зоотехник Общества</w:t>
      </w:r>
      <w:r w:rsidR="006653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в процессе выполнения покоса контролирует чистоту среза. При рваном срезе необходимо провести дополнительную регулировку навесного оборудования. В результате работы косилки формируются валки скошенной зеленой массы.</w:t>
      </w:r>
    </w:p>
    <w:p w14:paraId="6DC0532D" w14:textId="156E927F" w:rsidR="006B2C83" w:rsidRPr="006B2C83" w:rsidRDefault="00D46B07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В процессе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покоса механизатор проводит сдваивание и переворачивание валков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зеленой массы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при помощи граблей-</w:t>
      </w:r>
      <w:proofErr w:type="spellStart"/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валкообразователей</w:t>
      </w:r>
      <w:proofErr w:type="spellEnd"/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 </w:t>
      </w:r>
    </w:p>
    <w:p w14:paraId="0643E8DA" w14:textId="0D54AFD1" w:rsidR="006B2C83" w:rsidRPr="006B2C83" w:rsidRDefault="001B7FF4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После сдваивания валков главный зоотехник</w:t>
      </w:r>
      <w:r w:rsidR="000576FD" w:rsidRPr="000576FD">
        <w:rPr>
          <w:rFonts w:ascii="Times New Roman" w:eastAsia="SimSun" w:hAnsi="Times New Roman" w:cs="Times New Roman"/>
          <w:sz w:val="24"/>
          <w:szCs w:val="24"/>
          <w:lang w:eastAsia="ru-RU"/>
        </w:rPr>
        <w:t>/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лаборант Общества</w:t>
      </w:r>
      <w:r w:rsidR="00F01B2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берёт пробы зелёной массы непосредственно из валков и определяет содержание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зеленой массе. Содержание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определяется согласно требованиям п. 2.</w:t>
      </w:r>
      <w:r w:rsidR="0074705E">
        <w:rPr>
          <w:rFonts w:ascii="Times New Roman" w:eastAsia="SimSun" w:hAnsi="Times New Roman" w:cs="Times New Roman"/>
          <w:sz w:val="24"/>
          <w:szCs w:val="24"/>
          <w:lang w:eastAsia="ru-RU"/>
        </w:rPr>
        <w:t>5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. настоящего Регламента «Определение сухого вещества».</w:t>
      </w:r>
    </w:p>
    <w:p w14:paraId="129F6660" w14:textId="0E7790E4" w:rsidR="00784124" w:rsidRPr="006B2C83" w:rsidRDefault="00F210E6" w:rsidP="006A01C7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bookmarkStart w:id="61" w:name="_Hlk203465985"/>
      <w:r w:rsidRPr="00F210E6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Информацию о содержании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F210E6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лаборант</w:t>
      </w:r>
      <w:r w:rsidRPr="00F210E6" w:rsidDel="00F210E6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8412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передает </w:t>
      </w:r>
      <w:r w:rsidR="00784124" w:rsidRPr="002A54DD">
        <w:rPr>
          <w:rFonts w:ascii="Times New Roman" w:eastAsia="SimSun" w:hAnsi="Times New Roman" w:cs="Times New Roman"/>
          <w:sz w:val="24"/>
          <w:szCs w:val="24"/>
          <w:lang w:eastAsia="ru-RU"/>
        </w:rPr>
        <w:t>главному зоотехнику Общества посредством телефонного звонка</w:t>
      </w:r>
      <w:r w:rsidR="00784124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bookmarkEnd w:id="61"/>
    <w:p w14:paraId="47BE0FCD" w14:textId="654A5CBF" w:rsidR="006B2C83" w:rsidRPr="006B2C83" w:rsidRDefault="00DD230D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DD230D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Оптимальной долей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зеленой массе для заготовки сенажной массы является:</w:t>
      </w:r>
    </w:p>
    <w:p w14:paraId="4F721251" w14:textId="77777777" w:rsidR="006B2C83" w:rsidRPr="006B2C83" w:rsidRDefault="006B2C83" w:rsidP="006B2C83">
      <w:pPr>
        <w:pStyle w:val="aff2"/>
        <w:numPr>
          <w:ilvl w:val="0"/>
          <w:numId w:val="35"/>
        </w:num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для люцерны – от 40% до 50%;</w:t>
      </w:r>
    </w:p>
    <w:p w14:paraId="663585FD" w14:textId="77777777" w:rsidR="006B2C83" w:rsidRPr="006B2C83" w:rsidRDefault="006B2C83" w:rsidP="006B2C83">
      <w:pPr>
        <w:pStyle w:val="aff2"/>
        <w:numPr>
          <w:ilvl w:val="0"/>
          <w:numId w:val="35"/>
        </w:num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для злаково-бобовой смеси – от 30% до 50%.</w:t>
      </w:r>
    </w:p>
    <w:p w14:paraId="2E622F93" w14:textId="28A44536" w:rsidR="006B2C83" w:rsidRPr="006B2C83" w:rsidRDefault="00224725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224725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Главный зоотехник Общества</w:t>
      </w:r>
      <w:r w:rsidR="007674F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исходя из содержания СВ в зеленой массе и погодных условий принимает решение о необходимости ворошения. При принятии решения необходимо учитывать:</w:t>
      </w:r>
    </w:p>
    <w:p w14:paraId="07C7ED20" w14:textId="77777777" w:rsidR="006B2C83" w:rsidRPr="006B2C83" w:rsidRDefault="006B2C83" w:rsidP="006B2C83">
      <w:pPr>
        <w:pStyle w:val="aff2"/>
        <w:numPr>
          <w:ilvl w:val="0"/>
          <w:numId w:val="37"/>
        </w:num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при слишком влажной погоде без ворошения зеленая масса может начать подгнивать;</w:t>
      </w:r>
    </w:p>
    <w:p w14:paraId="1BE0AC7C" w14:textId="12E0AA9B" w:rsidR="006B2C83" w:rsidRPr="006B2C83" w:rsidRDefault="006B2C83" w:rsidP="006B2C83">
      <w:pPr>
        <w:pStyle w:val="aff2"/>
        <w:numPr>
          <w:ilvl w:val="0"/>
          <w:numId w:val="37"/>
        </w:num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 xml:space="preserve">при слишком сухой и ветреной погоде ворошение может привести к слишком быстрой потере влаги и увеличению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свыше оптимальных значений.</w:t>
      </w:r>
    </w:p>
    <w:p w14:paraId="1545CBF2" w14:textId="29616C86" w:rsidR="006B2C83" w:rsidRPr="006B2C83" w:rsidRDefault="00224725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224725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При работе граблей-</w:t>
      </w:r>
      <w:proofErr w:type="spellStart"/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ворошилок</w:t>
      </w:r>
      <w:proofErr w:type="spellEnd"/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главный зоотехник Общества</w:t>
      </w:r>
      <w:r w:rsidR="007674F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контролирует качество ворошения. При выявлении признаков образования пылевых </w:t>
      </w:r>
      <w:r w:rsidR="00321F2A">
        <w:rPr>
          <w:rFonts w:ascii="Times New Roman" w:eastAsia="SimSun" w:hAnsi="Times New Roman" w:cs="Times New Roman"/>
          <w:sz w:val="24"/>
          <w:szCs w:val="24"/>
          <w:lang w:eastAsia="ru-RU"/>
        </w:rPr>
        <w:t>облаков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или появления видимых следов</w:t>
      </w:r>
      <w:r w:rsidR="00994878" w:rsidRPr="0099487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99487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работы </w:t>
      </w:r>
      <w:r w:rsidR="00994878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граблей-</w:t>
      </w:r>
      <w:proofErr w:type="spellStart"/>
      <w:r w:rsidR="00994878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ворошилок</w:t>
      </w:r>
      <w:proofErr w:type="spellEnd"/>
      <w:r w:rsidR="00994878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на обрабатываемом поле </w:t>
      </w:r>
      <w:r w:rsidR="00D46B07">
        <w:rPr>
          <w:rFonts w:ascii="Times New Roman" w:eastAsia="SimSun" w:hAnsi="Times New Roman" w:cs="Times New Roman"/>
          <w:sz w:val="24"/>
          <w:szCs w:val="24"/>
          <w:lang w:eastAsia="ru-RU"/>
        </w:rPr>
        <w:t>г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лавный зоотехник Общества</w:t>
      </w:r>
      <w:r w:rsidR="0061065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дает устное указание механизатору о проведении дополнительной регулировки </w:t>
      </w:r>
      <w:r w:rsidR="00610654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граблей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-</w:t>
      </w:r>
      <w:proofErr w:type="spellStart"/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ворошилок</w:t>
      </w:r>
      <w:proofErr w:type="spellEnd"/>
      <w:r w:rsidR="007674F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</w:t>
      </w:r>
    </w:p>
    <w:p w14:paraId="31ADAD8D" w14:textId="55C2DBDC" w:rsidR="006B2C83" w:rsidRPr="006B2C83" w:rsidRDefault="00224725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224725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Зеленая масса остается на поле для подвяливания. В результате подвяливания содержание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увеличивается, и зеленая масса становится сенажной массой.</w:t>
      </w:r>
    </w:p>
    <w:p w14:paraId="6EE7BB42" w14:textId="6811BB2F" w:rsidR="006B2C83" w:rsidRPr="006B2C83" w:rsidRDefault="00224725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224725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bookmarkStart w:id="62" w:name="_Hlk202967042"/>
      <w:r w:rsidR="006B2C83" w:rsidRPr="00994878">
        <w:rPr>
          <w:rFonts w:ascii="Times New Roman" w:eastAsia="SimSun" w:hAnsi="Times New Roman" w:cs="Times New Roman"/>
          <w:sz w:val="24"/>
          <w:szCs w:val="24"/>
          <w:lang w:eastAsia="ru-RU"/>
        </w:rPr>
        <w:t>Главный зоотехник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/</w:t>
      </w:r>
      <w:r w:rsidR="006B2C83" w:rsidRPr="00994878">
        <w:rPr>
          <w:rFonts w:ascii="Times New Roman" w:eastAsia="SimSun" w:hAnsi="Times New Roman" w:cs="Times New Roman"/>
          <w:sz w:val="24"/>
          <w:szCs w:val="24"/>
          <w:lang w:eastAsia="ru-RU"/>
        </w:rPr>
        <w:t>лаборант Общества</w:t>
      </w:r>
      <w:r w:rsidR="007674F0" w:rsidRPr="0099487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994878">
        <w:rPr>
          <w:rFonts w:ascii="Times New Roman" w:eastAsia="SimSun" w:hAnsi="Times New Roman" w:cs="Times New Roman"/>
          <w:sz w:val="24"/>
          <w:szCs w:val="24"/>
          <w:lang w:eastAsia="ru-RU"/>
        </w:rPr>
        <w:t>каждые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4 часа проводит анализ</w:t>
      </w:r>
      <w:r w:rsidR="00994878">
        <w:rPr>
          <w:rFonts w:ascii="Times New Roman" w:eastAsia="SimSun" w:hAnsi="Times New Roman" w:cs="Times New Roman"/>
          <w:sz w:val="24"/>
          <w:szCs w:val="24"/>
          <w:lang w:eastAsia="ru-RU"/>
        </w:rPr>
        <w:t>ы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сенажной массе. Повторные анализы на содержание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берутся до момента достижения оптимальной доли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сенажной массе. </w:t>
      </w:r>
    </w:p>
    <w:bookmarkEnd w:id="62"/>
    <w:p w14:paraId="4B07C64A" w14:textId="77777777" w:rsidR="006B2C83" w:rsidRPr="006B2C83" w:rsidRDefault="00224725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224725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зоотехник Общества при достижении оптимального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сенажной массе, устно оповещает </w:t>
      </w:r>
      <w:r w:rsidR="0074705E">
        <w:rPr>
          <w:rFonts w:ascii="Times New Roman" w:eastAsia="SimSun" w:hAnsi="Times New Roman" w:cs="Times New Roman"/>
          <w:sz w:val="24"/>
          <w:szCs w:val="24"/>
          <w:lang w:eastAsia="ru-RU"/>
        </w:rPr>
        <w:t>механизатора</w:t>
      </w:r>
      <w:r w:rsidR="00044785" w:rsidRPr="00044785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о необходимости подбора сенажной массы.</w:t>
      </w:r>
    </w:p>
    <w:p w14:paraId="63E80CAA" w14:textId="10DF2AEF" w:rsidR="006B2C83" w:rsidRPr="006B2C83" w:rsidRDefault="0074705E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Механизатор комбайна производит заправку комбайна </w:t>
      </w:r>
      <w:r w:rsidR="00F210E6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раствором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консервант</w:t>
      </w:r>
      <w:r w:rsidR="00F210E6">
        <w:rPr>
          <w:rFonts w:ascii="Times New Roman" w:eastAsia="SimSun" w:hAnsi="Times New Roman" w:cs="Times New Roman"/>
          <w:sz w:val="24"/>
          <w:szCs w:val="24"/>
          <w:lang w:eastAsia="ru-RU"/>
        </w:rPr>
        <w:t>а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 приступает к подбору сенажной массы. </w:t>
      </w:r>
    </w:p>
    <w:p w14:paraId="583AD283" w14:textId="555F77BA" w:rsidR="006B2C83" w:rsidRPr="006B2C83" w:rsidRDefault="007674F0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Главный зоотехник Общества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контролирует количество </w:t>
      </w:r>
      <w:r w:rsidR="00040CC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раствора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консерванта, поступающего в сенажную массу</w:t>
      </w:r>
      <w:r w:rsidR="00187D23" w:rsidRPr="00187D2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187D23">
        <w:rPr>
          <w:rFonts w:ascii="Times New Roman" w:eastAsia="SimSun" w:hAnsi="Times New Roman" w:cs="Times New Roman"/>
          <w:sz w:val="24"/>
          <w:szCs w:val="24"/>
          <w:lang w:eastAsia="ru-RU"/>
        </w:rPr>
        <w:t>в соответствии с требованиями п. 2.</w:t>
      </w:r>
      <w:r w:rsidR="00040CCA">
        <w:rPr>
          <w:rFonts w:ascii="Times New Roman" w:eastAsia="SimSun" w:hAnsi="Times New Roman" w:cs="Times New Roman"/>
          <w:sz w:val="24"/>
          <w:szCs w:val="24"/>
          <w:lang w:eastAsia="ru-RU"/>
        </w:rPr>
        <w:t>6</w:t>
      </w:r>
      <w:r w:rsidR="00187D23">
        <w:rPr>
          <w:rFonts w:ascii="Times New Roman" w:eastAsia="SimSun" w:hAnsi="Times New Roman" w:cs="Times New Roman"/>
          <w:sz w:val="24"/>
          <w:szCs w:val="24"/>
          <w:lang w:eastAsia="ru-RU"/>
        </w:rPr>
        <w:t>. настоящего Регламента «Контроль расхода консерванта»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</w:t>
      </w:r>
      <w:r w:rsidR="004F646B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При превышении или недостаточном расходе</w:t>
      </w:r>
      <w:r w:rsidR="00040CC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раствора</w:t>
      </w:r>
      <w:r w:rsidR="004F646B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консерванта главный зоотехник Общества </w:t>
      </w:r>
      <w:r w:rsidR="004F646B">
        <w:rPr>
          <w:rFonts w:ascii="Times New Roman" w:eastAsia="SimSun" w:hAnsi="Times New Roman" w:cs="Times New Roman"/>
          <w:sz w:val="24"/>
          <w:szCs w:val="24"/>
          <w:lang w:eastAsia="ru-RU"/>
        </w:rPr>
        <w:t>дает устное указание механизатору о регулировке форсунок комбайна.</w:t>
      </w:r>
    </w:p>
    <w:p w14:paraId="5A8DA684" w14:textId="65F0BE44" w:rsidR="00966CD5" w:rsidRPr="00EF3170" w:rsidRDefault="007674F0" w:rsidP="00EF3170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зоотехник общества </w:t>
      </w:r>
      <w:r w:rsidR="008F6B49">
        <w:rPr>
          <w:rFonts w:ascii="Times New Roman" w:eastAsia="SimSun" w:hAnsi="Times New Roman" w:cs="Times New Roman"/>
          <w:sz w:val="24"/>
          <w:szCs w:val="24"/>
          <w:lang w:eastAsia="ru-RU"/>
        </w:rPr>
        <w:t>регулирует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степень измельчения сенажной массы в пределах от 50 до 70 мм, исходя из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 информации от зоотехника Общества</w:t>
      </w:r>
      <w:r w:rsidR="00243150">
        <w:rPr>
          <w:rFonts w:ascii="Times New Roman" w:eastAsia="SimSun" w:hAnsi="Times New Roman" w:cs="Times New Roman"/>
          <w:sz w:val="24"/>
          <w:szCs w:val="24"/>
          <w:lang w:eastAsia="ru-RU"/>
        </w:rPr>
        <w:t>/</w:t>
      </w:r>
      <w:r w:rsidR="008F6B49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заведующего МТФ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, отвечающего за закладку сенажной массы в траншею</w:t>
      </w:r>
      <w:r w:rsidR="008F6B4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, в соответствии с </w:t>
      </w:r>
      <w:r w:rsidR="008F6B49" w:rsidRPr="00243150">
        <w:rPr>
          <w:rFonts w:ascii="Times New Roman" w:eastAsia="SimSun" w:hAnsi="Times New Roman" w:cs="Times New Roman"/>
          <w:sz w:val="24"/>
          <w:szCs w:val="24"/>
          <w:lang w:eastAsia="ru-RU"/>
        </w:rPr>
        <w:t>пунктом п. 2.</w:t>
      </w:r>
      <w:r w:rsidR="00243150" w:rsidRPr="00243150">
        <w:rPr>
          <w:rFonts w:ascii="Times New Roman" w:eastAsia="SimSun" w:hAnsi="Times New Roman" w:cs="Times New Roman"/>
          <w:sz w:val="24"/>
          <w:szCs w:val="24"/>
          <w:lang w:eastAsia="ru-RU"/>
        </w:rPr>
        <w:t>3</w:t>
      </w:r>
      <w:r w:rsidR="008F6B49" w:rsidRPr="00243150">
        <w:rPr>
          <w:rFonts w:ascii="Times New Roman" w:eastAsia="SimSun" w:hAnsi="Times New Roman" w:cs="Times New Roman"/>
          <w:sz w:val="24"/>
          <w:szCs w:val="24"/>
          <w:lang w:eastAsia="ru-RU"/>
        </w:rPr>
        <w:t>.1.14 настоящего Регламента</w:t>
      </w:r>
      <w:r w:rsidR="008F6B49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50873014" w14:textId="4CA93CA6" w:rsidR="006B2C83" w:rsidRPr="006B2C83" w:rsidRDefault="00C2655F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зоотехник Общества при необходимости регулировки степени измельчения </w:t>
      </w:r>
      <w:r w:rsidR="00187D2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выдает устные указания механизатору для регулировки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ножей комбайна. </w:t>
      </w:r>
    </w:p>
    <w:p w14:paraId="6D4C438F" w14:textId="7059F7A4" w:rsidR="006B2C83" w:rsidRPr="006B2C83" w:rsidRDefault="007674F0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Сенажная масса с добавле</w:t>
      </w:r>
      <w:r w:rsidR="008F6B49">
        <w:rPr>
          <w:rFonts w:ascii="Times New Roman" w:eastAsia="SimSun" w:hAnsi="Times New Roman" w:cs="Times New Roman"/>
          <w:sz w:val="24"/>
          <w:szCs w:val="24"/>
          <w:lang w:eastAsia="ru-RU"/>
        </w:rPr>
        <w:t>нным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040CC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раствором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консервант</w:t>
      </w:r>
      <w:r w:rsidR="00040CCA">
        <w:rPr>
          <w:rFonts w:ascii="Times New Roman" w:eastAsia="SimSun" w:hAnsi="Times New Roman" w:cs="Times New Roman"/>
          <w:sz w:val="24"/>
          <w:szCs w:val="24"/>
          <w:lang w:eastAsia="ru-RU"/>
        </w:rPr>
        <w:t>а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, выгружается из комбайна напрямую в транспортную технику.</w:t>
      </w:r>
    </w:p>
    <w:p w14:paraId="78F108A5" w14:textId="7641ED57" w:rsidR="00471037" w:rsidRPr="00471037" w:rsidRDefault="007674F0" w:rsidP="00471037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321F2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После заполнения кузова сенажной массой транспортная техника через </w:t>
      </w:r>
      <w:r w:rsidR="00471037" w:rsidRPr="00321F2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ближайший к месту уборки или фермы </w:t>
      </w:r>
      <w:r w:rsidR="006B2C83" w:rsidRPr="00321F2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весовой пункт направляется </w:t>
      </w:r>
      <w:r w:rsidR="00DF782C">
        <w:rPr>
          <w:rFonts w:ascii="Times New Roman" w:eastAsia="SimSun" w:hAnsi="Times New Roman" w:cs="Times New Roman"/>
          <w:sz w:val="24"/>
          <w:szCs w:val="24"/>
          <w:lang w:eastAsia="ru-RU"/>
        </w:rPr>
        <w:t>к месту хранения</w:t>
      </w:r>
      <w:r w:rsidR="006B2C83" w:rsidRPr="00321F2A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591E906D" w14:textId="411A0A66" w:rsidR="006B2C83" w:rsidRPr="006B2C83" w:rsidRDefault="007674F0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Весовщиками Общества </w:t>
      </w:r>
      <w:r w:rsidR="00187D23">
        <w:rPr>
          <w:rFonts w:ascii="Times New Roman" w:eastAsia="SimSun" w:hAnsi="Times New Roman" w:cs="Times New Roman"/>
          <w:sz w:val="24"/>
          <w:szCs w:val="24"/>
          <w:lang w:eastAsia="ru-RU"/>
        </w:rPr>
        <w:t>проводится взвешивание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сенажной массы согласно требованиям Инструкции «О порядке учета продукции растениеводства».</w:t>
      </w:r>
    </w:p>
    <w:p w14:paraId="6EBEC20E" w14:textId="4BCC6CDB" w:rsidR="0032785C" w:rsidRPr="00BA0DA7" w:rsidRDefault="00480689" w:rsidP="0032785C">
      <w:pPr>
        <w:pStyle w:val="20"/>
        <w:numPr>
          <w:ilvl w:val="2"/>
          <w:numId w:val="6"/>
        </w:numPr>
        <w:spacing w:line="360" w:lineRule="auto"/>
        <w:ind w:left="567" w:hanging="567"/>
        <w:jc w:val="center"/>
        <w:rPr>
          <w:rStyle w:val="a8"/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  <w:bookmarkStart w:id="63" w:name="_Toc204332091"/>
      <w:r w:rsidR="0032785C">
        <w:rPr>
          <w:rFonts w:ascii="Times New Roman" w:hAnsi="Times New Roman" w:cs="Times New Roman"/>
        </w:rPr>
        <w:t xml:space="preserve">Сбор кормовой культуры для </w:t>
      </w:r>
      <w:r w:rsidR="00187D23">
        <w:rPr>
          <w:rFonts w:ascii="Times New Roman" w:hAnsi="Times New Roman" w:cs="Times New Roman"/>
        </w:rPr>
        <w:t>приготовления</w:t>
      </w:r>
      <w:r w:rsidR="0032785C">
        <w:rPr>
          <w:rFonts w:ascii="Times New Roman" w:hAnsi="Times New Roman" w:cs="Times New Roman"/>
        </w:rPr>
        <w:t xml:space="preserve"> сена</w:t>
      </w:r>
      <w:bookmarkEnd w:id="63"/>
    </w:p>
    <w:p w14:paraId="43C11E90" w14:textId="71A6C788" w:rsidR="00930020" w:rsidRPr="00930020" w:rsidRDefault="00930020" w:rsidP="00930020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Перед началом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сбора кормовой культуры главный зоотехник Общества </w:t>
      </w:r>
      <w:r w:rsidR="00F210E6">
        <w:rPr>
          <w:rFonts w:ascii="Times New Roman" w:eastAsia="SimSun" w:hAnsi="Times New Roman" w:cs="Times New Roman"/>
          <w:sz w:val="24"/>
          <w:szCs w:val="24"/>
          <w:lang w:eastAsia="ru-RU"/>
        </w:rPr>
        <w:t>дает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F210E6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устны</w:t>
      </w:r>
      <w:r w:rsidR="00F210E6">
        <w:rPr>
          <w:rFonts w:ascii="Times New Roman" w:eastAsia="SimSun" w:hAnsi="Times New Roman" w:cs="Times New Roman"/>
          <w:sz w:val="24"/>
          <w:szCs w:val="24"/>
          <w:lang w:eastAsia="ru-RU"/>
        </w:rPr>
        <w:t>е</w:t>
      </w:r>
      <w:r w:rsidR="00F210E6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указани</w:t>
      </w:r>
      <w:r w:rsidR="00F210E6">
        <w:rPr>
          <w:rFonts w:ascii="Times New Roman" w:eastAsia="SimSun" w:hAnsi="Times New Roman" w:cs="Times New Roman"/>
          <w:sz w:val="24"/>
          <w:szCs w:val="24"/>
          <w:lang w:eastAsia="ru-RU"/>
        </w:rPr>
        <w:t>я</w:t>
      </w:r>
      <w:r w:rsidR="00F210E6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механизатору </w:t>
      </w:r>
      <w:r w:rsidR="00F210E6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 параметрах </w:t>
      </w:r>
      <w:r w:rsidR="00F210E6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регулировк</w:t>
      </w:r>
      <w:r w:rsidR="00F210E6">
        <w:rPr>
          <w:rFonts w:ascii="Times New Roman" w:eastAsia="SimSun" w:hAnsi="Times New Roman" w:cs="Times New Roman"/>
          <w:sz w:val="24"/>
          <w:szCs w:val="24"/>
          <w:lang w:eastAsia="ru-RU"/>
        </w:rPr>
        <w:t>и</w:t>
      </w:r>
      <w:r w:rsidR="00F210E6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косилки для обеспечения качества среза кормовой культуры.  </w:t>
      </w:r>
      <w:r w:rsidR="0074705E">
        <w:rPr>
          <w:rFonts w:ascii="Times New Roman" w:eastAsia="SimSun" w:hAnsi="Times New Roman" w:cs="Times New Roman"/>
          <w:sz w:val="24"/>
          <w:szCs w:val="24"/>
          <w:lang w:eastAsia="ru-RU"/>
        </w:rPr>
        <w:t>После настройки механизатор приступает к сбору кормовой культуры.</w:t>
      </w:r>
    </w:p>
    <w:p w14:paraId="2F650804" w14:textId="77777777" w:rsidR="0032785C" w:rsidRPr="00B861A0" w:rsidRDefault="0032785C" w:rsidP="0032785C">
      <w:pPr>
        <w:pStyle w:val="aff2"/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B861A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Высота среза регулируется в пределах 7 – 8 см. </w:t>
      </w:r>
    </w:p>
    <w:p w14:paraId="51F15B84" w14:textId="3BD409E3" w:rsidR="0032785C" w:rsidRPr="006A228A" w:rsidRDefault="0032785C" w:rsidP="007674F0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>Главный зоотехник Общества в процессе выполнения покоса контролирует чистоту среза. При рваном срезе необходимо провести дополнительную регулировку навесного оборудования.</w:t>
      </w:r>
    </w:p>
    <w:p w14:paraId="3350BD88" w14:textId="77777777" w:rsidR="0032785C" w:rsidRDefault="0032785C" w:rsidP="0032785C">
      <w:pPr>
        <w:pStyle w:val="aff2"/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>В результате работы косилки формируются валки скошенной зеленой массы.</w:t>
      </w:r>
    </w:p>
    <w:p w14:paraId="3B83D76F" w14:textId="4DF6D92B" w:rsidR="0032785C" w:rsidRPr="00900339" w:rsidRDefault="002A54DD" w:rsidP="0032785C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В процессе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покоса </w:t>
      </w:r>
      <w:r w:rsidR="008F6B4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механизатор </w:t>
      </w:r>
      <w:r w:rsidR="0032785C" w:rsidRPr="0090033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проводит </w:t>
      </w:r>
      <w:r w:rsidR="0032785C" w:rsidRPr="00111B76">
        <w:rPr>
          <w:rFonts w:ascii="Times New Roman" w:eastAsia="SimSun" w:hAnsi="Times New Roman" w:cs="Times New Roman"/>
          <w:sz w:val="24"/>
          <w:szCs w:val="24"/>
          <w:lang w:eastAsia="ru-RU"/>
        </w:rPr>
        <w:t>сдваивание и переворачивание</w:t>
      </w:r>
      <w:r w:rsidR="0032785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32785C" w:rsidRPr="00900339">
        <w:rPr>
          <w:rFonts w:ascii="Times New Roman" w:eastAsia="SimSun" w:hAnsi="Times New Roman" w:cs="Times New Roman"/>
          <w:sz w:val="24"/>
          <w:szCs w:val="24"/>
          <w:lang w:eastAsia="ru-RU"/>
        </w:rPr>
        <w:t>валков при помощи граблей-</w:t>
      </w:r>
      <w:proofErr w:type="spellStart"/>
      <w:r w:rsidR="0032785C" w:rsidRPr="00900339">
        <w:rPr>
          <w:rFonts w:ascii="Times New Roman" w:eastAsia="SimSun" w:hAnsi="Times New Roman" w:cs="Times New Roman"/>
          <w:sz w:val="24"/>
          <w:szCs w:val="24"/>
          <w:lang w:eastAsia="ru-RU"/>
        </w:rPr>
        <w:t>валкообразователей</w:t>
      </w:r>
      <w:proofErr w:type="spellEnd"/>
      <w:r w:rsidR="0032785C" w:rsidRPr="0090033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 </w:t>
      </w:r>
      <w:r w:rsidR="0032785C">
        <w:rPr>
          <w:rFonts w:ascii="Times New Roman" w:eastAsia="SimSun" w:hAnsi="Times New Roman" w:cs="Times New Roman"/>
          <w:sz w:val="24"/>
          <w:szCs w:val="24"/>
          <w:lang w:eastAsia="ru-RU"/>
        </w:rPr>
        <w:t>При заготовке сена из люцерны сдваивание валков следует производить в вечернее и ночное время.</w:t>
      </w:r>
    </w:p>
    <w:p w14:paraId="4BEC8CAC" w14:textId="3301F81C" w:rsidR="0032785C" w:rsidRPr="002A12FA" w:rsidRDefault="0032785C" w:rsidP="0032785C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2A12FA">
        <w:rPr>
          <w:rFonts w:ascii="Times New Roman" w:eastAsia="SimSun" w:hAnsi="Times New Roman" w:cs="Times New Roman"/>
          <w:sz w:val="24"/>
          <w:szCs w:val="24"/>
          <w:lang w:eastAsia="ru-RU"/>
        </w:rPr>
        <w:t>После сдваивания валков главный зоотехник</w:t>
      </w:r>
      <w:r w:rsidR="00243150">
        <w:rPr>
          <w:rFonts w:ascii="Times New Roman" w:eastAsia="SimSun" w:hAnsi="Times New Roman" w:cs="Times New Roman"/>
          <w:sz w:val="24"/>
          <w:szCs w:val="24"/>
          <w:lang w:eastAsia="ru-RU"/>
        </w:rPr>
        <w:t>/</w:t>
      </w:r>
      <w:r w:rsidRPr="002A12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лаборант Общества берёт пробы зелёной массы непосредственно из валков и определяет содержание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2A12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зеленой массе. Содержание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2A12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определяется согласно требованиям п. 2.</w:t>
      </w:r>
      <w:r w:rsidR="0074705E">
        <w:rPr>
          <w:rFonts w:ascii="Times New Roman" w:eastAsia="SimSun" w:hAnsi="Times New Roman" w:cs="Times New Roman"/>
          <w:sz w:val="24"/>
          <w:szCs w:val="24"/>
          <w:lang w:eastAsia="ru-RU"/>
        </w:rPr>
        <w:t>5</w:t>
      </w:r>
      <w:r w:rsidRPr="002A12FA">
        <w:rPr>
          <w:rFonts w:ascii="Times New Roman" w:eastAsia="SimSun" w:hAnsi="Times New Roman" w:cs="Times New Roman"/>
          <w:sz w:val="24"/>
          <w:szCs w:val="24"/>
          <w:lang w:eastAsia="ru-RU"/>
        </w:rPr>
        <w:t>. настоящего Регламента «Определение сухого вещества».</w:t>
      </w:r>
    </w:p>
    <w:p w14:paraId="4CDD8A09" w14:textId="281A79A8" w:rsidR="0032785C" w:rsidRPr="005E4B68" w:rsidRDefault="009A4947" w:rsidP="0032785C">
      <w:pPr>
        <w:pStyle w:val="aff2"/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Информацию о содержании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="008F6B49" w:rsidRPr="008F6B4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зеленой массе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лаборант </w:t>
      </w:r>
      <w:r w:rsidR="008F6B49" w:rsidRPr="008F6B49">
        <w:rPr>
          <w:rFonts w:ascii="Times New Roman" w:eastAsia="SimSun" w:hAnsi="Times New Roman" w:cs="Times New Roman"/>
          <w:sz w:val="24"/>
          <w:szCs w:val="24"/>
          <w:lang w:eastAsia="ru-RU"/>
        </w:rPr>
        <w:t>передает главному зоотехнику Общества посредством телефонного звонка.</w:t>
      </w:r>
    </w:p>
    <w:p w14:paraId="6A055628" w14:textId="685A35B6" w:rsidR="0032785C" w:rsidRDefault="0032785C" w:rsidP="0032785C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90033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Оптимальной долей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 зеленой 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массе для заготовки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сена является 84% - 85%.</w:t>
      </w:r>
    </w:p>
    <w:p w14:paraId="69C72308" w14:textId="05808D0F" w:rsidR="0032785C" w:rsidRDefault="0032785C" w:rsidP="0032785C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>Главный зоотехник Общества</w:t>
      </w:r>
      <w:r w:rsidR="0048068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исходя из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зеленой массе и погодных условий принимает решение о </w:t>
      </w:r>
      <w:r w:rsidRPr="008135A9">
        <w:rPr>
          <w:rFonts w:ascii="Times New Roman" w:eastAsia="SimSun" w:hAnsi="Times New Roman" w:cs="Times New Roman"/>
          <w:sz w:val="24"/>
          <w:szCs w:val="24"/>
          <w:lang w:eastAsia="ru-RU"/>
        </w:rPr>
        <w:t>необходимости ворошения. При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принятии решения необходимо учитывать:</w:t>
      </w:r>
    </w:p>
    <w:p w14:paraId="1797D655" w14:textId="77777777" w:rsidR="0032785C" w:rsidRPr="006A228A" w:rsidRDefault="0032785C" w:rsidP="0032785C">
      <w:pPr>
        <w:pStyle w:val="aff2"/>
        <w:numPr>
          <w:ilvl w:val="0"/>
          <w:numId w:val="22"/>
        </w:num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>при слишком влажной погоде без ворошения зеленая масса может начать подгнивать;</w:t>
      </w:r>
    </w:p>
    <w:p w14:paraId="370627FD" w14:textId="1740F5DD" w:rsidR="0032785C" w:rsidRPr="006A228A" w:rsidRDefault="0032785C" w:rsidP="0032785C">
      <w:pPr>
        <w:pStyle w:val="aff2"/>
        <w:numPr>
          <w:ilvl w:val="0"/>
          <w:numId w:val="22"/>
        </w:numPr>
        <w:spacing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при слишком сухой и ветреной погоде ворошение может привести к слишком быстрой потере влаги и увеличению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свыше оптимальных значений.</w:t>
      </w:r>
    </w:p>
    <w:p w14:paraId="197C3B50" w14:textId="3CA776CD" w:rsidR="00610654" w:rsidRPr="006B2C83" w:rsidRDefault="00610654" w:rsidP="00610654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>При работе граблей-</w:t>
      </w:r>
      <w:proofErr w:type="spellStart"/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ворошилок</w:t>
      </w:r>
      <w:proofErr w:type="spellEnd"/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главный зоотехник Общества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контролирует качество ворошения. При выявлении признаков образования пылевых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облаков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или появления видимых следов</w:t>
      </w:r>
      <w:r w:rsidRPr="0099487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работы 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граблей-</w:t>
      </w:r>
      <w:proofErr w:type="spellStart"/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ворошилок</w:t>
      </w:r>
      <w:proofErr w:type="spellEnd"/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на обрабатываемом поле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г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лавный зоотехник Общества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дает устное указание механизатору о проведении дополнительной регулировки 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граблей-</w:t>
      </w:r>
      <w:proofErr w:type="spellStart"/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ворошилок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</w:t>
      </w:r>
    </w:p>
    <w:p w14:paraId="596BF89E" w14:textId="4B851FB1" w:rsidR="0032785C" w:rsidRPr="00610654" w:rsidRDefault="0032785C" w:rsidP="00EF53F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1065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Зеленая масса остается на поле для </w:t>
      </w:r>
      <w:r w:rsidR="00E403BC" w:rsidRPr="00610654">
        <w:rPr>
          <w:rFonts w:ascii="Times New Roman" w:eastAsia="SimSun" w:hAnsi="Times New Roman" w:cs="Times New Roman"/>
          <w:sz w:val="24"/>
          <w:szCs w:val="24"/>
          <w:lang w:eastAsia="ru-RU"/>
        </w:rPr>
        <w:t>высушивания</w:t>
      </w:r>
      <w:r w:rsidRPr="0061065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В результате подвяливания содержание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61065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D61127" w:rsidRPr="00610654">
        <w:rPr>
          <w:rFonts w:ascii="Times New Roman" w:eastAsia="SimSun" w:hAnsi="Times New Roman" w:cs="Times New Roman"/>
          <w:sz w:val="24"/>
          <w:szCs w:val="24"/>
          <w:lang w:eastAsia="ru-RU"/>
        </w:rPr>
        <w:t>увеличивается,</w:t>
      </w:r>
      <w:r w:rsidRPr="0061065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 зеленая масса становится </w:t>
      </w:r>
      <w:r w:rsidR="00E403BC" w:rsidRPr="00610654">
        <w:rPr>
          <w:rFonts w:ascii="Times New Roman" w:eastAsia="SimSun" w:hAnsi="Times New Roman" w:cs="Times New Roman"/>
          <w:sz w:val="24"/>
          <w:szCs w:val="24"/>
          <w:lang w:eastAsia="ru-RU"/>
        </w:rPr>
        <w:t>сеном</w:t>
      </w:r>
      <w:r w:rsidRPr="00610654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1E2D9A26" w14:textId="09CF6C93" w:rsidR="0032785C" w:rsidRPr="006A228A" w:rsidRDefault="0032785C" w:rsidP="0032785C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>Главный зоотехник</w:t>
      </w:r>
      <w:r w:rsidR="00243150">
        <w:rPr>
          <w:rFonts w:ascii="Times New Roman" w:eastAsia="SimSun" w:hAnsi="Times New Roman" w:cs="Times New Roman"/>
          <w:sz w:val="24"/>
          <w:szCs w:val="24"/>
          <w:lang w:eastAsia="ru-RU"/>
        </w:rPr>
        <w:t>/</w:t>
      </w:r>
      <w:r w:rsidRPr="006A61F5">
        <w:rPr>
          <w:rFonts w:ascii="Times New Roman" w:eastAsia="SimSun" w:hAnsi="Times New Roman" w:cs="Times New Roman"/>
          <w:sz w:val="24"/>
          <w:szCs w:val="24"/>
          <w:lang w:eastAsia="ru-RU"/>
        </w:rPr>
        <w:t>лаборант Общества</w:t>
      </w:r>
      <w:r w:rsidR="0048068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каждые 4 часа </w:t>
      </w:r>
      <w:r w:rsidR="009A4947"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>провод</w:t>
      </w:r>
      <w:r w:rsidR="006A01C7">
        <w:rPr>
          <w:rFonts w:ascii="Times New Roman" w:eastAsia="SimSun" w:hAnsi="Times New Roman" w:cs="Times New Roman"/>
          <w:sz w:val="24"/>
          <w:szCs w:val="24"/>
          <w:lang w:eastAsia="ru-RU"/>
        </w:rPr>
        <w:t>и</w:t>
      </w:r>
      <w:r w:rsidR="009A4947"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т 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>анализ</w:t>
      </w:r>
      <w:r w:rsidR="00610654">
        <w:rPr>
          <w:rFonts w:ascii="Times New Roman" w:eastAsia="SimSun" w:hAnsi="Times New Roman" w:cs="Times New Roman"/>
          <w:sz w:val="24"/>
          <w:szCs w:val="24"/>
          <w:lang w:eastAsia="ru-RU"/>
        </w:rPr>
        <w:t>ы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</w:t>
      </w:r>
      <w:r w:rsidR="00610654">
        <w:rPr>
          <w:rFonts w:ascii="Times New Roman" w:eastAsia="SimSun" w:hAnsi="Times New Roman" w:cs="Times New Roman"/>
          <w:sz w:val="24"/>
          <w:szCs w:val="24"/>
          <w:lang w:eastAsia="ru-RU"/>
        </w:rPr>
        <w:t>сене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до момента достижения оптимальной доли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</w:p>
    <w:p w14:paraId="6E77F47F" w14:textId="38A381FA" w:rsidR="0032785C" w:rsidRPr="00D13DF4" w:rsidRDefault="00610654" w:rsidP="00673DB7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1B7FF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32785C" w:rsidRPr="00D13DF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зоотехник Общества, при достижении оптимального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="0032785C" w:rsidRPr="00D13DF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</w:t>
      </w:r>
      <w:r w:rsidR="001B7FF4" w:rsidRPr="00D13DF4">
        <w:rPr>
          <w:rFonts w:ascii="Times New Roman" w:eastAsia="SimSun" w:hAnsi="Times New Roman" w:cs="Times New Roman"/>
          <w:sz w:val="24"/>
          <w:szCs w:val="24"/>
          <w:lang w:eastAsia="ru-RU"/>
        </w:rPr>
        <w:t>сене</w:t>
      </w:r>
      <w:r w:rsidR="0032785C" w:rsidRPr="00D13DF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, устно оповещает </w:t>
      </w:r>
      <w:r w:rsidR="00C427CD">
        <w:rPr>
          <w:rStyle w:val="a8"/>
          <w:rFonts w:ascii="Times New Roman" w:hAnsi="Times New Roman" w:cs="Times New Roman"/>
          <w:b w:val="0"/>
        </w:rPr>
        <w:t>механизатора</w:t>
      </w:r>
      <w:r w:rsidR="0032785C" w:rsidRPr="00D13DF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 необходимости подбора и прессовки сена.</w:t>
      </w:r>
      <w:r w:rsidR="00480689" w:rsidRPr="00D13DF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</w:p>
    <w:p w14:paraId="0AEBAE71" w14:textId="552AA985" w:rsidR="0032785C" w:rsidRDefault="00480689" w:rsidP="0032785C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/>
          <w:sz w:val="24"/>
        </w:rPr>
        <w:t xml:space="preserve"> </w:t>
      </w:r>
      <w:r w:rsidR="0032785C" w:rsidRPr="00900339">
        <w:rPr>
          <w:rFonts w:ascii="Times New Roman" w:eastAsia="SimSun" w:hAnsi="Times New Roman"/>
          <w:sz w:val="24"/>
        </w:rPr>
        <w:t xml:space="preserve">Главный зоотехник </w:t>
      </w:r>
      <w:proofErr w:type="spellStart"/>
      <w:r w:rsidR="0032785C" w:rsidRPr="00900339">
        <w:rPr>
          <w:rFonts w:ascii="Times New Roman" w:eastAsia="SimSun" w:hAnsi="Times New Roman"/>
          <w:sz w:val="24"/>
        </w:rPr>
        <w:t>экспертно</w:t>
      </w:r>
      <w:proofErr w:type="spellEnd"/>
      <w:r w:rsidR="0032785C" w:rsidRPr="00900339">
        <w:rPr>
          <w:rFonts w:ascii="Times New Roman" w:eastAsia="SimSun" w:hAnsi="Times New Roman"/>
          <w:sz w:val="24"/>
        </w:rPr>
        <w:t xml:space="preserve"> контролирует степень прессовки сена путем визуального контроля с учетом толщины стебля.</w:t>
      </w:r>
      <w:r w:rsidR="0032785C" w:rsidRPr="0090033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При необходимости регулировки главный зоотехник Общества устно оповещает механизатора о регулировке давления</w:t>
      </w:r>
      <w:r w:rsidR="00A6565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пресса</w:t>
      </w:r>
      <w:r w:rsidR="0032785C" w:rsidRPr="00900339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0E8FD3BC" w14:textId="77777777" w:rsidR="0032785C" w:rsidRPr="00900339" w:rsidRDefault="0032785C" w:rsidP="0032785C">
      <w:pPr>
        <w:pStyle w:val="aff2"/>
        <w:spacing w:line="360" w:lineRule="auto"/>
        <w:ind w:left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900339">
        <w:rPr>
          <w:rFonts w:ascii="Times New Roman" w:eastAsia="SimSun" w:hAnsi="Times New Roman" w:cs="Times New Roman"/>
          <w:sz w:val="24"/>
          <w:szCs w:val="24"/>
          <w:lang w:eastAsia="ru-RU"/>
        </w:rPr>
        <w:t>В результате работы пресса-подборщика сено запрессовывается в отдельные тюки.</w:t>
      </w:r>
    </w:p>
    <w:p w14:paraId="3EBA8CFE" w14:textId="4AE736A0" w:rsidR="0032785C" w:rsidRPr="006A228A" w:rsidRDefault="00480689" w:rsidP="0032785C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044785">
        <w:rPr>
          <w:rFonts w:ascii="Times New Roman" w:eastAsia="SimSun" w:hAnsi="Times New Roman" w:cs="Times New Roman"/>
          <w:sz w:val="24"/>
          <w:szCs w:val="24"/>
          <w:lang w:eastAsia="ru-RU"/>
        </w:rPr>
        <w:t>Р</w:t>
      </w:r>
      <w:r w:rsidR="00044785" w:rsidRPr="0055709C">
        <w:rPr>
          <w:rFonts w:ascii="Times New Roman" w:eastAsia="SimSun" w:hAnsi="Times New Roman" w:cs="Times New Roman"/>
          <w:sz w:val="24"/>
          <w:szCs w:val="24"/>
          <w:lang w:eastAsia="ru-RU"/>
        </w:rPr>
        <w:t>аботник</w:t>
      </w:r>
      <w:r w:rsidR="00044785" w:rsidRPr="0055709C">
        <w:rPr>
          <w:rFonts w:ascii="Times New Roman" w:eastAsia="SimSun" w:hAnsi="Times New Roman"/>
          <w:sz w:val="24"/>
        </w:rPr>
        <w:t>,</w:t>
      </w:r>
      <w:r w:rsidR="00044785" w:rsidRPr="0055709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ответственн</w:t>
      </w:r>
      <w:r w:rsidR="00044785">
        <w:rPr>
          <w:rFonts w:ascii="Times New Roman" w:eastAsia="SimSun" w:hAnsi="Times New Roman" w:cs="Times New Roman"/>
          <w:sz w:val="24"/>
          <w:szCs w:val="24"/>
          <w:lang w:eastAsia="ru-RU"/>
        </w:rPr>
        <w:t>ый</w:t>
      </w:r>
      <w:r w:rsidR="00044785" w:rsidRPr="0055709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за работу уборочного звена</w:t>
      </w:r>
      <w:r w:rsidR="009A4947">
        <w:rPr>
          <w:rFonts w:ascii="Times New Roman" w:eastAsia="SimSun" w:hAnsi="Times New Roman" w:cs="Times New Roman"/>
          <w:sz w:val="24"/>
          <w:szCs w:val="24"/>
          <w:lang w:eastAsia="ru-RU"/>
        </w:rPr>
        <w:t>,</w:t>
      </w:r>
      <w:r w:rsidR="00044785"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32785C">
        <w:rPr>
          <w:rFonts w:ascii="Times New Roman" w:eastAsia="SimSun" w:hAnsi="Times New Roman" w:cs="Times New Roman"/>
          <w:sz w:val="24"/>
          <w:szCs w:val="24"/>
          <w:lang w:eastAsia="ru-RU"/>
        </w:rPr>
        <w:t>организовывает погрузку спрессованных тюков сена на транспортную технику</w:t>
      </w:r>
      <w:r w:rsidR="00A6565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для перевозки</w:t>
      </w:r>
      <w:r w:rsidR="0032785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</w:t>
      </w:r>
    </w:p>
    <w:p w14:paraId="15BFC0DF" w14:textId="6EC5286B" w:rsidR="0032785C" w:rsidRDefault="00480689" w:rsidP="0032785C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bookmarkStart w:id="64" w:name="_Hlk198627943"/>
      <w:r>
        <w:rPr>
          <w:rFonts w:ascii="Times New Roman" w:eastAsia="SimSun" w:hAnsi="Times New Roman"/>
          <w:sz w:val="24"/>
        </w:rPr>
        <w:t xml:space="preserve"> </w:t>
      </w:r>
      <w:bookmarkStart w:id="65" w:name="_Hlk202969581"/>
      <w:r w:rsidR="00044785">
        <w:rPr>
          <w:rFonts w:ascii="Times New Roman" w:eastAsia="SimSun" w:hAnsi="Times New Roman"/>
          <w:sz w:val="24"/>
        </w:rPr>
        <w:t>Т</w:t>
      </w:r>
      <w:r w:rsidR="00044785" w:rsidRPr="00321F2A">
        <w:rPr>
          <w:rFonts w:ascii="Times New Roman" w:eastAsia="SimSun" w:hAnsi="Times New Roman"/>
          <w:sz w:val="24"/>
        </w:rPr>
        <w:t>ранспортная техника</w:t>
      </w:r>
      <w:r w:rsidR="00A6565F">
        <w:rPr>
          <w:rFonts w:ascii="Times New Roman" w:eastAsia="SimSun" w:hAnsi="Times New Roman"/>
          <w:sz w:val="24"/>
        </w:rPr>
        <w:t xml:space="preserve"> с тюками сена</w:t>
      </w:r>
      <w:r w:rsidR="00044785" w:rsidRPr="00321F2A">
        <w:rPr>
          <w:rFonts w:ascii="Times New Roman" w:eastAsia="SimSun" w:hAnsi="Times New Roman"/>
          <w:sz w:val="24"/>
        </w:rPr>
        <w:t xml:space="preserve"> через ближайший к месту уборки или фермы весовой пункт направляется </w:t>
      </w:r>
      <w:r w:rsidR="00A6565F">
        <w:rPr>
          <w:rFonts w:ascii="Times New Roman" w:eastAsia="SimSun" w:hAnsi="Times New Roman"/>
          <w:sz w:val="24"/>
        </w:rPr>
        <w:t>к месту хранения</w:t>
      </w:r>
      <w:r w:rsidR="00044785" w:rsidRPr="00321F2A">
        <w:rPr>
          <w:rFonts w:ascii="Times New Roman" w:eastAsia="SimSun" w:hAnsi="Times New Roman"/>
          <w:sz w:val="24"/>
        </w:rPr>
        <w:t>.</w:t>
      </w:r>
      <w:bookmarkEnd w:id="65"/>
    </w:p>
    <w:bookmarkEnd w:id="64"/>
    <w:p w14:paraId="7856E142" w14:textId="3274F8C7" w:rsidR="0032785C" w:rsidRDefault="00480689" w:rsidP="0032785C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 </w:t>
      </w:r>
      <w:bookmarkStart w:id="66" w:name="_Hlk202969624"/>
      <w:r w:rsidR="00A6565F" w:rsidRPr="00DF782C">
        <w:rPr>
          <w:rFonts w:ascii="Times New Roman" w:eastAsia="SimSun" w:hAnsi="Times New Roman"/>
          <w:sz w:val="24"/>
        </w:rPr>
        <w:t>Весовщиками Общества проводится взвешивание сена согласно требованиям Инструкции «О порядке учета продукции растениеводства».</w:t>
      </w:r>
      <w:bookmarkEnd w:id="66"/>
    </w:p>
    <w:p w14:paraId="5B691C92" w14:textId="4487DD98" w:rsidR="006A228A" w:rsidRPr="00BA0DA7" w:rsidRDefault="00DD230D" w:rsidP="00DD230D">
      <w:pPr>
        <w:pStyle w:val="20"/>
        <w:numPr>
          <w:ilvl w:val="2"/>
          <w:numId w:val="6"/>
        </w:numPr>
        <w:spacing w:line="360" w:lineRule="auto"/>
        <w:ind w:left="567" w:hanging="567"/>
        <w:jc w:val="center"/>
        <w:rPr>
          <w:rStyle w:val="a8"/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  <w:bookmarkStart w:id="67" w:name="_Toc204332092"/>
      <w:r w:rsidR="00811186">
        <w:rPr>
          <w:rFonts w:ascii="Times New Roman" w:hAnsi="Times New Roman" w:cs="Times New Roman"/>
        </w:rPr>
        <w:t xml:space="preserve">Сбор кормовой культуры для </w:t>
      </w:r>
      <w:r w:rsidR="00DF782C">
        <w:rPr>
          <w:rFonts w:ascii="Times New Roman" w:hAnsi="Times New Roman" w:cs="Times New Roman"/>
        </w:rPr>
        <w:t>приготовления</w:t>
      </w:r>
      <w:r w:rsidR="00811186">
        <w:rPr>
          <w:rFonts w:ascii="Times New Roman" w:hAnsi="Times New Roman" w:cs="Times New Roman"/>
        </w:rPr>
        <w:t xml:space="preserve"> силоса</w:t>
      </w:r>
      <w:bookmarkEnd w:id="67"/>
    </w:p>
    <w:p w14:paraId="65F2EDF6" w14:textId="70D4FF39" w:rsidR="001B7FF4" w:rsidRDefault="00DD230D" w:rsidP="001B7FF4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DD230D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1B7FF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зоотехник формирует и утверждает у ЗГД Общества </w:t>
      </w:r>
      <w:r w:rsidR="00DE13CE">
        <w:rPr>
          <w:rFonts w:ascii="Times New Roman" w:eastAsia="SimSun" w:hAnsi="Times New Roman" w:cs="Times New Roman"/>
          <w:sz w:val="24"/>
          <w:szCs w:val="24"/>
          <w:lang w:eastAsia="ru-RU"/>
        </w:rPr>
        <w:t>Заявку на получение ТМЦ</w:t>
      </w:r>
      <w:r w:rsidR="0019610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1B7FF4">
        <w:rPr>
          <w:rFonts w:ascii="Times New Roman" w:eastAsia="SimSun" w:hAnsi="Times New Roman" w:cs="Times New Roman"/>
          <w:sz w:val="24"/>
          <w:szCs w:val="24"/>
          <w:lang w:eastAsia="ru-RU"/>
        </w:rPr>
        <w:t>для получения необходимого консерванта со склада.</w:t>
      </w:r>
    </w:p>
    <w:p w14:paraId="339FE51D" w14:textId="22DBB06A" w:rsidR="001B7FF4" w:rsidRDefault="001B7FF4" w:rsidP="001B7FF4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зоотехник Общества передает утвержденную ЗГД Общества </w:t>
      </w:r>
      <w:r w:rsidR="00DE13CE">
        <w:rPr>
          <w:rFonts w:ascii="Times New Roman" w:eastAsia="SimSun" w:hAnsi="Times New Roman" w:cs="Times New Roman"/>
          <w:sz w:val="24"/>
          <w:szCs w:val="24"/>
          <w:lang w:eastAsia="ru-RU"/>
        </w:rPr>
        <w:t>Заявку на получение ТМЦ</w:t>
      </w:r>
      <w:r w:rsidR="0019610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и инструкцию по использованию консерванта работнику, ответственному за работу уборочного звена.</w:t>
      </w:r>
    </w:p>
    <w:p w14:paraId="18254ED9" w14:textId="77777777" w:rsidR="001B7FF4" w:rsidRPr="006B2C83" w:rsidRDefault="001B7FF4" w:rsidP="001B7FF4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Работник, ответственный за работу уборочного звена получает консервант со склада Общества.</w:t>
      </w:r>
    </w:p>
    <w:p w14:paraId="6EB1C47B" w14:textId="7EEFD5F9" w:rsidR="006B2C83" w:rsidRDefault="00044785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DF782C">
        <w:rPr>
          <w:rStyle w:val="a8"/>
          <w:rFonts w:ascii="Times New Roman" w:hAnsi="Times New Roman" w:cs="Times New Roman"/>
          <w:b w:val="0"/>
        </w:rPr>
        <w:t>Р</w:t>
      </w:r>
      <w:r w:rsidRPr="00DF782C">
        <w:rPr>
          <w:rFonts w:ascii="Times New Roman" w:eastAsia="SimSun" w:hAnsi="Times New Roman" w:cs="Times New Roman"/>
          <w:sz w:val="24"/>
          <w:szCs w:val="24"/>
          <w:lang w:eastAsia="ru-RU"/>
        </w:rPr>
        <w:t>аботник</w:t>
      </w:r>
      <w:r w:rsidRPr="00DF782C">
        <w:rPr>
          <w:rFonts w:ascii="Times New Roman" w:eastAsia="SimSun" w:hAnsi="Times New Roman"/>
          <w:sz w:val="24"/>
        </w:rPr>
        <w:t>,</w:t>
      </w:r>
      <w:r w:rsidRPr="00DF782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ответственный за работу уборочного звена</w:t>
      </w:r>
      <w:r w:rsidR="009A4947">
        <w:rPr>
          <w:rFonts w:ascii="Times New Roman" w:eastAsia="SimSun" w:hAnsi="Times New Roman" w:cs="Times New Roman"/>
          <w:sz w:val="24"/>
          <w:szCs w:val="24"/>
          <w:lang w:eastAsia="ru-RU"/>
        </w:rPr>
        <w:t>,</w:t>
      </w:r>
      <w:r w:rsidRPr="00DF782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DF782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организует доставку консерванта к месту заготовки </w:t>
      </w:r>
      <w:r w:rsidR="00DF782C" w:rsidRPr="00DF782C">
        <w:rPr>
          <w:rFonts w:ascii="Times New Roman" w:eastAsia="SimSun" w:hAnsi="Times New Roman" w:cs="Times New Roman"/>
          <w:sz w:val="24"/>
          <w:szCs w:val="24"/>
          <w:lang w:eastAsia="ru-RU"/>
        </w:rPr>
        <w:t>силосной</w:t>
      </w:r>
      <w:r w:rsidR="006B2C83" w:rsidRPr="00DF782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массы. </w:t>
      </w:r>
      <w:r w:rsidR="00DF782C" w:rsidRPr="00DF782C">
        <w:rPr>
          <w:rFonts w:ascii="Times New Roman" w:eastAsia="SimSun" w:hAnsi="Times New Roman" w:cs="Times New Roman"/>
          <w:sz w:val="24"/>
          <w:szCs w:val="24"/>
          <w:lang w:eastAsia="ru-RU"/>
        </w:rPr>
        <w:t>В дополнение к консерванту работник</w:t>
      </w:r>
      <w:r w:rsidR="00DF782C" w:rsidRPr="00DF782C">
        <w:rPr>
          <w:rFonts w:ascii="Times New Roman" w:eastAsia="SimSun" w:hAnsi="Times New Roman"/>
          <w:sz w:val="24"/>
        </w:rPr>
        <w:t>,</w:t>
      </w:r>
      <w:r w:rsidR="00DF782C" w:rsidRPr="00DF782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ответственный за работу уборочного звена</w:t>
      </w:r>
      <w:r w:rsidR="009A4947">
        <w:rPr>
          <w:rFonts w:ascii="Times New Roman" w:eastAsia="SimSun" w:hAnsi="Times New Roman" w:cs="Times New Roman"/>
          <w:sz w:val="24"/>
          <w:szCs w:val="24"/>
          <w:lang w:eastAsia="ru-RU"/>
        </w:rPr>
        <w:t>,</w:t>
      </w:r>
      <w:r w:rsidR="00DF782C" w:rsidRPr="00DF782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организует доставку воды для приготовления </w:t>
      </w:r>
      <w:r w:rsidR="00C277D7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 xml:space="preserve">раствора консерванта </w:t>
      </w:r>
      <w:r w:rsidR="00DF782C" w:rsidRPr="00DF782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 соответствии с инструкцией. </w:t>
      </w:r>
      <w:r w:rsidR="003D67F4" w:rsidRPr="003D67F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Раствор консерванта готовится и заливается в комбайн механизатором </w:t>
      </w:r>
      <w:r w:rsidR="003D67F4">
        <w:rPr>
          <w:rFonts w:ascii="Times New Roman" w:eastAsia="SimSun" w:hAnsi="Times New Roman" w:cs="Times New Roman"/>
          <w:sz w:val="24"/>
          <w:szCs w:val="24"/>
          <w:lang w:eastAsia="ru-RU"/>
        </w:rPr>
        <w:t>под контролем главного зоотехника Общества.</w:t>
      </w:r>
    </w:p>
    <w:p w14:paraId="51F0B6E7" w14:textId="2FC64C1C" w:rsidR="00F74B61" w:rsidRPr="00DF782C" w:rsidRDefault="006C4AB6" w:rsidP="00F74B61">
      <w:pPr>
        <w:pStyle w:val="aff2"/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C4AB6">
        <w:rPr>
          <w:rFonts w:ascii="Times New Roman" w:eastAsia="SimSun" w:hAnsi="Times New Roman" w:cs="Times New Roman"/>
          <w:sz w:val="24"/>
          <w:szCs w:val="24"/>
          <w:lang w:eastAsia="ru-RU"/>
        </w:rPr>
        <w:t>Раствор консерванта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Pr="006C4AB6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следует использовать полностью до истечения срока, обозначенного инструкцией производителя. Контроль над полным использованием раствора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консерванта </w:t>
      </w:r>
      <w:r w:rsidRPr="006C4AB6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осуществляет главный зоотехник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Общества</w:t>
      </w:r>
      <w:r w:rsidRPr="006C4AB6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1F32B272" w14:textId="2641A917" w:rsidR="006B2C83" w:rsidRPr="006B2C83" w:rsidRDefault="006B2C83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До начала сбора кормовой культуры главный зоотехник Общества</w:t>
      </w:r>
      <w:r w:rsidR="0048068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9A4947">
        <w:rPr>
          <w:rFonts w:ascii="Times New Roman" w:eastAsia="SimSun" w:hAnsi="Times New Roman" w:cs="Times New Roman"/>
          <w:sz w:val="24"/>
          <w:szCs w:val="24"/>
          <w:lang w:eastAsia="ru-RU"/>
        </w:rPr>
        <w:t>дает устные указания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механизатору </w:t>
      </w:r>
      <w:r w:rsidR="009A4947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 параметрах 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регулировк</w:t>
      </w:r>
      <w:r w:rsidR="009A4947">
        <w:rPr>
          <w:rFonts w:ascii="Times New Roman" w:eastAsia="SimSun" w:hAnsi="Times New Roman" w:cs="Times New Roman"/>
          <w:sz w:val="24"/>
          <w:szCs w:val="24"/>
          <w:lang w:eastAsia="ru-RU"/>
        </w:rPr>
        <w:t>и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комбайна для обеспечения качества среза кормовой культуры и дробления зерен.</w:t>
      </w:r>
      <w:r w:rsidR="0074705E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</w:p>
    <w:p w14:paraId="5762F82C" w14:textId="0802C13D" w:rsidR="000649DA" w:rsidRDefault="006B2C83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096A88">
        <w:rPr>
          <w:rFonts w:ascii="Times New Roman" w:eastAsia="SimSun" w:hAnsi="Times New Roman" w:cs="Times New Roman"/>
          <w:sz w:val="24"/>
          <w:szCs w:val="24"/>
          <w:lang w:eastAsia="ru-RU"/>
        </w:rPr>
        <w:t>Главный зоотехник Общества устанавливает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0649D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первоначальную 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высоту среза </w:t>
      </w:r>
      <w:r w:rsidR="000649DA">
        <w:rPr>
          <w:rFonts w:ascii="Times New Roman" w:eastAsia="SimSun" w:hAnsi="Times New Roman" w:cs="Times New Roman"/>
          <w:sz w:val="24"/>
          <w:szCs w:val="24"/>
          <w:lang w:eastAsia="ru-RU"/>
        </w:rPr>
        <w:t>равной 25 см.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</w:p>
    <w:p w14:paraId="0AD7990A" w14:textId="6C370874" w:rsidR="000649DA" w:rsidRPr="0074705E" w:rsidRDefault="000649DA" w:rsidP="000649DA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74705E">
        <w:rPr>
          <w:rFonts w:ascii="Times New Roman" w:eastAsia="SimSun" w:hAnsi="Times New Roman" w:cs="Times New Roman"/>
          <w:sz w:val="24"/>
          <w:szCs w:val="24"/>
          <w:lang w:eastAsia="ru-RU"/>
        </w:rPr>
        <w:t>Механизатор производит заправку комбайна</w:t>
      </w:r>
      <w:r w:rsidR="00040CCA" w:rsidRPr="0074705E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раствором</w:t>
      </w:r>
      <w:r w:rsidRPr="0074705E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консервант</w:t>
      </w:r>
      <w:r w:rsidR="00040CCA" w:rsidRPr="0074705E">
        <w:rPr>
          <w:rFonts w:ascii="Times New Roman" w:eastAsia="SimSun" w:hAnsi="Times New Roman" w:cs="Times New Roman"/>
          <w:sz w:val="24"/>
          <w:szCs w:val="24"/>
          <w:lang w:eastAsia="ru-RU"/>
        </w:rPr>
        <w:t>а</w:t>
      </w:r>
      <w:r w:rsidRPr="0074705E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 приступает к скашиванию зеленой массы. Зеленая масса с добавлением </w:t>
      </w:r>
      <w:r w:rsidR="00040CCA" w:rsidRPr="0074705E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раствора </w:t>
      </w:r>
      <w:r w:rsidRPr="0074705E">
        <w:rPr>
          <w:rFonts w:ascii="Times New Roman" w:eastAsia="SimSun" w:hAnsi="Times New Roman" w:cs="Times New Roman"/>
          <w:sz w:val="24"/>
          <w:szCs w:val="24"/>
          <w:lang w:eastAsia="ru-RU"/>
        </w:rPr>
        <w:t>консерванта становится силосной массой.</w:t>
      </w:r>
    </w:p>
    <w:p w14:paraId="1289136B" w14:textId="24DBF2A3" w:rsidR="000649DA" w:rsidRPr="000649DA" w:rsidRDefault="000649DA" w:rsidP="00602C09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0649D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Pr="0074705E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зоотехник Общества определяет долю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74705E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силосной массе согласно требованиям п. 2.</w:t>
      </w:r>
      <w:r w:rsidR="0074705E" w:rsidRPr="0074705E">
        <w:rPr>
          <w:rFonts w:ascii="Times New Roman" w:eastAsia="SimSun" w:hAnsi="Times New Roman" w:cs="Times New Roman"/>
          <w:sz w:val="24"/>
          <w:szCs w:val="24"/>
          <w:lang w:eastAsia="ru-RU"/>
        </w:rPr>
        <w:t>5</w:t>
      </w:r>
      <w:r w:rsidRPr="0074705E">
        <w:rPr>
          <w:rFonts w:ascii="Times New Roman" w:eastAsia="SimSun" w:hAnsi="Times New Roman" w:cs="Times New Roman"/>
          <w:sz w:val="24"/>
          <w:szCs w:val="24"/>
          <w:lang w:eastAsia="ru-RU"/>
        </w:rPr>
        <w:t>. настоящего</w:t>
      </w:r>
      <w:r w:rsidRPr="000649D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Регламента «Определение сухого вещества». Оптимальной долей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0649D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силосной </w:t>
      </w:r>
      <w:r w:rsidRPr="001B7FF4">
        <w:rPr>
          <w:rFonts w:ascii="Times New Roman" w:eastAsia="SimSun" w:hAnsi="Times New Roman" w:cs="Times New Roman"/>
          <w:sz w:val="24"/>
          <w:szCs w:val="24"/>
          <w:lang w:eastAsia="ru-RU"/>
        </w:rPr>
        <w:t>массе является 32 – 42 %.</w:t>
      </w:r>
    </w:p>
    <w:p w14:paraId="625EBA52" w14:textId="0AB41AD6" w:rsidR="002A4F9F" w:rsidRDefault="009A4947" w:rsidP="002A4F9F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В процессе уборки г</w:t>
      </w:r>
      <w:r w:rsidR="000649DA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лавный зоотехник Общества устанавливает оптимальную высоту среза в диапазоне от 20 до 40 см, ориентируясь на содержание сухого вещества в </w:t>
      </w:r>
      <w:r w:rsidR="000649DA">
        <w:rPr>
          <w:rFonts w:ascii="Times New Roman" w:eastAsia="SimSun" w:hAnsi="Times New Roman" w:cs="Times New Roman"/>
          <w:sz w:val="24"/>
          <w:szCs w:val="24"/>
          <w:lang w:eastAsia="ru-RU"/>
        </w:rPr>
        <w:t>силосной массе.</w:t>
      </w:r>
      <w:r w:rsidR="002A4F9F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Высота среза согласовывается</w:t>
      </w:r>
      <w:r w:rsidR="002A4F9F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 руководителем направления </w:t>
      </w:r>
      <w:r w:rsidR="002A4F9F">
        <w:rPr>
          <w:rFonts w:ascii="Times New Roman" w:eastAsia="SimSun" w:hAnsi="Times New Roman" w:cs="Times New Roman"/>
          <w:sz w:val="24"/>
          <w:szCs w:val="24"/>
          <w:lang w:eastAsia="ru-RU"/>
        </w:rPr>
        <w:t>ж</w:t>
      </w:r>
      <w:r w:rsidR="002A4F9F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ивотноводства индивидуально для каждого поля. Согласование происходит посредством телефонного звонка.</w:t>
      </w:r>
    </w:p>
    <w:p w14:paraId="3A7630A0" w14:textId="2B4CE03E" w:rsidR="00B80137" w:rsidRPr="00B80137" w:rsidRDefault="00DD230D" w:rsidP="00C42A42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B80137" w:rsidRPr="00B80137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зоотехник Общества контролирует степень измельчения силосной массы и процент поврежденных зерен. Степень измельчения силосной массы должна находиться в пределах 10 – 35 мм (зависит от СВ), при этом повреждение должно затрагивать 100 % всех зерен. </w:t>
      </w:r>
    </w:p>
    <w:p w14:paraId="1F02F55E" w14:textId="3F438410" w:rsidR="006B2C83" w:rsidRPr="006B2C83" w:rsidRDefault="00DD230D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E9B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Главный зоотехник Общества</w:t>
      </w:r>
      <w:r w:rsidR="007E7E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E9B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контролирует количество </w:t>
      </w:r>
      <w:r w:rsidR="001B7FF4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раствора </w:t>
      </w:r>
      <w:r w:rsidR="007E7E9B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консерванта, поступающего в </w:t>
      </w:r>
      <w:r w:rsidR="001B7FF4">
        <w:rPr>
          <w:rFonts w:ascii="Times New Roman" w:eastAsia="SimSun" w:hAnsi="Times New Roman" w:cs="Times New Roman"/>
          <w:sz w:val="24"/>
          <w:szCs w:val="24"/>
          <w:lang w:eastAsia="ru-RU"/>
        </w:rPr>
        <w:t>силосную</w:t>
      </w:r>
      <w:r w:rsidR="007E7E9B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массу</w:t>
      </w:r>
      <w:r w:rsidR="007E7E9B" w:rsidRPr="00187D2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E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 </w:t>
      </w:r>
      <w:r w:rsidR="007E7E9B" w:rsidRPr="004F646B">
        <w:rPr>
          <w:rFonts w:ascii="Times New Roman" w:eastAsia="SimSun" w:hAnsi="Times New Roman" w:cs="Times New Roman"/>
          <w:sz w:val="24"/>
          <w:szCs w:val="24"/>
          <w:lang w:eastAsia="ru-RU"/>
        </w:rPr>
        <w:t>соответствии с требованиями п. 2.</w:t>
      </w:r>
      <w:r w:rsidR="00040CCA">
        <w:rPr>
          <w:rFonts w:ascii="Times New Roman" w:eastAsia="SimSun" w:hAnsi="Times New Roman" w:cs="Times New Roman"/>
          <w:sz w:val="24"/>
          <w:szCs w:val="24"/>
          <w:lang w:eastAsia="ru-RU"/>
        </w:rPr>
        <w:t>6</w:t>
      </w:r>
      <w:r w:rsidR="007E7E9B" w:rsidRPr="004F646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настоящего Регламента «Контроль расхода </w:t>
      </w:r>
      <w:r w:rsidR="00040CC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раствора </w:t>
      </w:r>
      <w:r w:rsidR="007E7E9B" w:rsidRPr="004F646B">
        <w:rPr>
          <w:rFonts w:ascii="Times New Roman" w:eastAsia="SimSun" w:hAnsi="Times New Roman" w:cs="Times New Roman"/>
          <w:sz w:val="24"/>
          <w:szCs w:val="24"/>
          <w:lang w:eastAsia="ru-RU"/>
        </w:rPr>
        <w:t>консерванта».</w:t>
      </w:r>
      <w:r w:rsidR="006B2C83" w:rsidRPr="004F646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При превышении или недостаточном расходе </w:t>
      </w:r>
      <w:r w:rsidR="00040CC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раствора </w:t>
      </w:r>
      <w:r w:rsidR="006B2C83" w:rsidRPr="004F646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консерванта главный зоотехник Общества </w:t>
      </w:r>
      <w:r w:rsidR="007E7E9B" w:rsidRPr="004F646B">
        <w:rPr>
          <w:rFonts w:ascii="Times New Roman" w:eastAsia="SimSun" w:hAnsi="Times New Roman" w:cs="Times New Roman"/>
          <w:sz w:val="24"/>
          <w:szCs w:val="24"/>
          <w:lang w:eastAsia="ru-RU"/>
        </w:rPr>
        <w:t>дает устное указание механизатору о регулировке форсунок комбайна.</w:t>
      </w:r>
    </w:p>
    <w:p w14:paraId="4F8BE539" w14:textId="5B37B48A" w:rsidR="006B2C83" w:rsidRPr="006B2C83" w:rsidRDefault="00480689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зоотехник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Общества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контролирует степень измельчения силосной массы и процент поврежденных зерен. </w:t>
      </w:r>
      <w:r w:rsidR="007E7E9B" w:rsidRPr="007E7E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Степень измельчения силосной массы должна </w:t>
      </w:r>
      <w:r w:rsidR="007E7E9B" w:rsidRPr="007E7E9B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>находиться в пределах 10</w:t>
      </w:r>
      <w:r w:rsidR="007E7E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E9B" w:rsidRPr="007E7E9B">
        <w:rPr>
          <w:rFonts w:ascii="Times New Roman" w:eastAsia="SimSun" w:hAnsi="Times New Roman" w:cs="Times New Roman"/>
          <w:sz w:val="24"/>
          <w:szCs w:val="24"/>
          <w:lang w:eastAsia="ru-RU"/>
        </w:rPr>
        <w:t>–</w:t>
      </w:r>
      <w:r w:rsidR="007E7E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E9B" w:rsidRPr="007E7E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35 мм (зависит от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="007E7E9B" w:rsidRPr="007E7E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), при этом повреждение должно затрагивать 100 % всех </w:t>
      </w:r>
      <w:r w:rsidR="007E7E9B">
        <w:rPr>
          <w:rFonts w:ascii="Times New Roman" w:eastAsia="SimSun" w:hAnsi="Times New Roman" w:cs="Times New Roman"/>
          <w:sz w:val="24"/>
          <w:szCs w:val="24"/>
          <w:lang w:eastAsia="ru-RU"/>
        </w:rPr>
        <w:t>зерен.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</w:p>
    <w:p w14:paraId="44E59FE3" w14:textId="523572E3" w:rsidR="006B2C83" w:rsidRPr="006B2C83" w:rsidRDefault="00480689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Измерение степени измельчения производится линейкой. Для оценки процента повреждения зерна главный зоотехник Общества отделяет зерна от зеленой массы путем погружения пробы силосной массы в емкость с водой. В емкости с водой естественным образом происходит отделение зерна от зеленой массы, при этом зерна опускаются на дно емкости, а зеленая масса поднимается на поверхность воды. После отделения зерна проверяются на повреждения.</w:t>
      </w:r>
    </w:p>
    <w:p w14:paraId="38339BAF" w14:textId="52F6783A" w:rsidR="006B2C83" w:rsidRPr="006B2C83" w:rsidRDefault="006B2C83" w:rsidP="006B2C83">
      <w:pPr>
        <w:pStyle w:val="aff2"/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При отклонении главный зоотехник Общества </w:t>
      </w:r>
      <w:r w:rsidR="007E7E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дает устное указание механизатору о регулировке комбайна. </w:t>
      </w:r>
    </w:p>
    <w:p w14:paraId="2EE868B5" w14:textId="67854E5F" w:rsidR="006B2C83" w:rsidRPr="006B2C83" w:rsidRDefault="00480689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Силосная масса выгружается из комбайна напрямую в транспортную технику.</w:t>
      </w:r>
    </w:p>
    <w:p w14:paraId="2505C351" w14:textId="06262028" w:rsidR="006B2C83" w:rsidRPr="00321F2A" w:rsidRDefault="00480689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471037" w:rsidRPr="00321F2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После заполнения кузова силосной массой транспортная техника через ближайший к месту уборки или фермы весовой пункт направляется </w:t>
      </w:r>
      <w:r w:rsidR="007E7E9B">
        <w:rPr>
          <w:rFonts w:ascii="Times New Roman" w:eastAsia="SimSun" w:hAnsi="Times New Roman" w:cs="Times New Roman"/>
          <w:sz w:val="24"/>
          <w:szCs w:val="24"/>
          <w:lang w:eastAsia="ru-RU"/>
        </w:rPr>
        <w:t>к месту хранения</w:t>
      </w:r>
      <w:r w:rsidR="00471037" w:rsidRPr="00321F2A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  <w:r w:rsidR="006B2C83" w:rsidRPr="00321F2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</w:p>
    <w:p w14:paraId="49EB739F" w14:textId="5603852B" w:rsidR="006B2C83" w:rsidRPr="006B2C83" w:rsidRDefault="00480689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E9B" w:rsidRPr="007E7E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Весовщиками Общества проводится взвешивание </w:t>
      </w:r>
      <w:r w:rsidR="007E7E9B">
        <w:rPr>
          <w:rFonts w:ascii="Times New Roman" w:eastAsia="SimSun" w:hAnsi="Times New Roman" w:cs="Times New Roman"/>
          <w:sz w:val="24"/>
          <w:szCs w:val="24"/>
          <w:lang w:eastAsia="ru-RU"/>
        </w:rPr>
        <w:t>силосной массы</w:t>
      </w:r>
      <w:r w:rsidR="007E7E9B" w:rsidRPr="007E7E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согласно требованиям Инструкции «О порядке учета продукции растениеводства».</w:t>
      </w:r>
    </w:p>
    <w:p w14:paraId="3F683F6D" w14:textId="47B3F58D" w:rsidR="00675250" w:rsidRPr="00BA0DA7" w:rsidRDefault="00480689" w:rsidP="00675250">
      <w:pPr>
        <w:pStyle w:val="20"/>
        <w:numPr>
          <w:ilvl w:val="2"/>
          <w:numId w:val="6"/>
        </w:numPr>
        <w:spacing w:line="360" w:lineRule="auto"/>
        <w:ind w:left="567" w:hanging="567"/>
        <w:jc w:val="center"/>
        <w:rPr>
          <w:rStyle w:val="a8"/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  <w:bookmarkStart w:id="68" w:name="_Toc204332093"/>
      <w:r w:rsidR="00811186">
        <w:rPr>
          <w:rFonts w:ascii="Times New Roman" w:hAnsi="Times New Roman" w:cs="Times New Roman"/>
        </w:rPr>
        <w:t xml:space="preserve">Сбор кормовой культуры для заготовки </w:t>
      </w:r>
      <w:r w:rsidR="00675250">
        <w:rPr>
          <w:rFonts w:ascii="Times New Roman" w:hAnsi="Times New Roman" w:cs="Times New Roman"/>
        </w:rPr>
        <w:t>плющеной кукурузы</w:t>
      </w:r>
      <w:bookmarkEnd w:id="68"/>
    </w:p>
    <w:p w14:paraId="01ACFD35" w14:textId="54ECE7F1" w:rsidR="00092232" w:rsidRPr="006A228A" w:rsidRDefault="00092232" w:rsidP="00092232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bookmarkStart w:id="69" w:name="_Hlk198642428"/>
      <w:r w:rsidRPr="004F3CBA">
        <w:rPr>
          <w:rFonts w:ascii="Times New Roman" w:eastAsia="SimSun" w:hAnsi="Times New Roman" w:cs="Times New Roman"/>
          <w:sz w:val="24"/>
          <w:szCs w:val="24"/>
          <w:lang w:eastAsia="ru-RU"/>
        </w:rPr>
        <w:t>До начала сбора кукурузного зерна главный зоотехник Общества берёт пробы зерна непосредственно из початков кукурузы. Пробы отбираются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для определения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</w:t>
      </w:r>
      <w:r w:rsidR="000B04D1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кукурузном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зерне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Содержание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определяется согласно требованиям п. 2.</w:t>
      </w:r>
      <w:r w:rsidR="0074705E">
        <w:rPr>
          <w:rFonts w:ascii="Times New Roman" w:eastAsia="SimSun" w:hAnsi="Times New Roman" w:cs="Times New Roman"/>
          <w:sz w:val="24"/>
          <w:szCs w:val="24"/>
          <w:lang w:eastAsia="ru-RU"/>
        </w:rPr>
        <w:t>5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>. настоящего Регламента «Определение сухого вещества».</w:t>
      </w:r>
    </w:p>
    <w:p w14:paraId="2BDA5BAB" w14:textId="3D2DC78E" w:rsidR="00930FD0" w:rsidRPr="00930FD0" w:rsidRDefault="00092232" w:rsidP="00385BF4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930FD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Оптимальной долей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930FD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кукурузном зерне восковой спелости для заготовки плющеной кукурузы является 60 - </w:t>
      </w:r>
      <w:r w:rsidR="00A138CE" w:rsidRPr="00321F2A">
        <w:rPr>
          <w:rFonts w:ascii="Times New Roman" w:eastAsia="SimSun" w:hAnsi="Times New Roman" w:cs="Times New Roman"/>
          <w:sz w:val="24"/>
          <w:szCs w:val="24"/>
          <w:lang w:eastAsia="ru-RU"/>
        </w:rPr>
        <w:t>6</w:t>
      </w:r>
      <w:r w:rsidRPr="00321F2A">
        <w:rPr>
          <w:rFonts w:ascii="Times New Roman" w:eastAsia="SimSun" w:hAnsi="Times New Roman" w:cs="Times New Roman"/>
          <w:sz w:val="24"/>
          <w:szCs w:val="24"/>
          <w:lang w:eastAsia="ru-RU"/>
        </w:rPr>
        <w:t>5</w:t>
      </w:r>
      <w:r w:rsidRPr="00930FD0">
        <w:rPr>
          <w:rFonts w:ascii="Times New Roman" w:eastAsia="SimSun" w:hAnsi="Times New Roman" w:cs="Times New Roman"/>
          <w:sz w:val="24"/>
          <w:szCs w:val="24"/>
          <w:lang w:eastAsia="ru-RU"/>
        </w:rPr>
        <w:t>%.</w:t>
      </w:r>
      <w:r w:rsidR="006E2D8C" w:rsidRPr="00930FD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При достижении нужного уровня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="006E2D8C" w:rsidRPr="00930FD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главный зоотехник Общества дает устное распоряжение агроному Общества на сбор кукурузного зерна.</w:t>
      </w:r>
      <w:r w:rsidR="00E403BC" w:rsidRPr="00930FD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</w:p>
    <w:p w14:paraId="2FD4F70D" w14:textId="18C4B535" w:rsidR="00C76086" w:rsidRDefault="006E0949" w:rsidP="000D5B3E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Агроном Общества </w:t>
      </w:r>
      <w:r w:rsidR="00B80137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организовывает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сбор кукурузного зерна</w:t>
      </w:r>
      <w:r w:rsidR="00C277D7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18CEB480" w14:textId="3AED1C2D" w:rsidR="006E0949" w:rsidRPr="006E0949" w:rsidRDefault="006E0949" w:rsidP="003D0B25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6E0949">
        <w:rPr>
          <w:rFonts w:ascii="Times New Roman" w:eastAsia="SimSun" w:hAnsi="Times New Roman"/>
          <w:sz w:val="24"/>
        </w:rPr>
        <w:t>Кукурузное зерно выгружается из комбайна напрямую в транспортную технику.</w:t>
      </w:r>
    </w:p>
    <w:bookmarkEnd w:id="69"/>
    <w:p w14:paraId="6E87DDCF" w14:textId="1D1C9C43" w:rsidR="007E7E9B" w:rsidRDefault="007E7E9B" w:rsidP="005A5872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7E7E9B">
        <w:rPr>
          <w:rFonts w:ascii="Times New Roman" w:eastAsia="SimSun" w:hAnsi="Times New Roman"/>
          <w:sz w:val="24"/>
        </w:rPr>
        <w:t xml:space="preserve">Транспортная техника с </w:t>
      </w:r>
      <w:r>
        <w:rPr>
          <w:rFonts w:ascii="Times New Roman" w:eastAsia="SimSun" w:hAnsi="Times New Roman"/>
          <w:sz w:val="24"/>
        </w:rPr>
        <w:t>кукурузным зерном</w:t>
      </w:r>
      <w:r w:rsidRPr="007E7E9B">
        <w:rPr>
          <w:rFonts w:ascii="Times New Roman" w:eastAsia="SimSun" w:hAnsi="Times New Roman"/>
          <w:sz w:val="24"/>
        </w:rPr>
        <w:t xml:space="preserve"> через ближайший к месту уборки или фермы весовой пункт направляется к месту хранения.</w:t>
      </w:r>
    </w:p>
    <w:p w14:paraId="4FB65295" w14:textId="336DF303" w:rsidR="006A228A" w:rsidRDefault="007E7E9B" w:rsidP="005A5872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7E7E9B">
        <w:rPr>
          <w:rFonts w:ascii="Times New Roman" w:eastAsia="SimSun" w:hAnsi="Times New Roman"/>
          <w:sz w:val="24"/>
        </w:rPr>
        <w:t xml:space="preserve">Весовщиками Общества проводится взвешивание </w:t>
      </w:r>
      <w:r w:rsidR="005B06F3">
        <w:rPr>
          <w:rFonts w:ascii="Times New Roman" w:eastAsia="SimSun" w:hAnsi="Times New Roman"/>
          <w:sz w:val="24"/>
        </w:rPr>
        <w:t>кукурузного зерна</w:t>
      </w:r>
      <w:r w:rsidRPr="007E7E9B">
        <w:rPr>
          <w:rFonts w:ascii="Times New Roman" w:eastAsia="SimSun" w:hAnsi="Times New Roman"/>
          <w:sz w:val="24"/>
        </w:rPr>
        <w:t xml:space="preserve"> согласно требованиям Инструкции «О порядке учета продукции растениеводства».</w:t>
      </w:r>
    </w:p>
    <w:p w14:paraId="687C5B53" w14:textId="78E57188" w:rsidR="00583391" w:rsidRPr="00BA0DA7" w:rsidRDefault="00461E71" w:rsidP="00583391">
      <w:pPr>
        <w:pStyle w:val="20"/>
        <w:numPr>
          <w:ilvl w:val="2"/>
          <w:numId w:val="6"/>
        </w:numPr>
        <w:spacing w:line="360" w:lineRule="auto"/>
        <w:ind w:left="567" w:hanging="567"/>
        <w:jc w:val="center"/>
        <w:rPr>
          <w:rStyle w:val="a8"/>
          <w:rFonts w:ascii="Times New Roman" w:eastAsia="Times New Roman" w:hAnsi="Times New Roman" w:cs="Times New Roman"/>
          <w:b/>
        </w:rPr>
      </w:pPr>
      <w:r w:rsidRPr="00461E71">
        <w:rPr>
          <w:rFonts w:ascii="Times New Roman" w:hAnsi="Times New Roman" w:cs="Times New Roman"/>
        </w:rPr>
        <w:lastRenderedPageBreak/>
        <w:t xml:space="preserve"> </w:t>
      </w:r>
      <w:bookmarkStart w:id="70" w:name="_Toc204332094"/>
      <w:r w:rsidR="00111B76">
        <w:rPr>
          <w:rFonts w:ascii="Times New Roman" w:hAnsi="Times New Roman" w:cs="Times New Roman"/>
        </w:rPr>
        <w:t>Сбор</w:t>
      </w:r>
      <w:r w:rsidR="00583391">
        <w:rPr>
          <w:rFonts w:ascii="Times New Roman" w:hAnsi="Times New Roman" w:cs="Times New Roman"/>
        </w:rPr>
        <w:t xml:space="preserve"> соломы</w:t>
      </w:r>
      <w:bookmarkEnd w:id="70"/>
    </w:p>
    <w:p w14:paraId="40044F78" w14:textId="2723716D" w:rsidR="00692E17" w:rsidRDefault="006E0949" w:rsidP="0068437E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E094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Солома является побочным продуктом, образованным в результате обмолота злаковых культур. Она состоит из сухих стеблей и листьев, оставшихся после извлечения зерна. </w:t>
      </w:r>
    </w:p>
    <w:p w14:paraId="525001BA" w14:textId="5155276B" w:rsidR="006E0949" w:rsidRPr="00975B62" w:rsidRDefault="006E0949" w:rsidP="001B6DAE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975B6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До начала сбора главный зоотехник Общества берёт пробы </w:t>
      </w:r>
      <w:r w:rsidR="00975B62">
        <w:rPr>
          <w:rFonts w:ascii="Times New Roman" w:eastAsia="SimSun" w:hAnsi="Times New Roman" w:cs="Times New Roman"/>
          <w:sz w:val="24"/>
          <w:szCs w:val="24"/>
          <w:lang w:eastAsia="ru-RU"/>
        </w:rPr>
        <w:t>соломы</w:t>
      </w:r>
      <w:r w:rsidRPr="00975B6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 поля. Пробы отбираются для определения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975B6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</w:t>
      </w:r>
      <w:r w:rsidR="00975B62">
        <w:rPr>
          <w:rFonts w:ascii="Times New Roman" w:eastAsia="SimSun" w:hAnsi="Times New Roman" w:cs="Times New Roman"/>
          <w:sz w:val="24"/>
          <w:szCs w:val="24"/>
          <w:lang w:eastAsia="ru-RU"/>
        </w:rPr>
        <w:t>соломе</w:t>
      </w:r>
      <w:r w:rsidRPr="00975B6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Содержание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975B6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определяется согласно требованиям п. 2.</w:t>
      </w:r>
      <w:r w:rsidR="0074705E">
        <w:rPr>
          <w:rFonts w:ascii="Times New Roman" w:eastAsia="SimSun" w:hAnsi="Times New Roman" w:cs="Times New Roman"/>
          <w:sz w:val="24"/>
          <w:szCs w:val="24"/>
          <w:lang w:eastAsia="ru-RU"/>
        </w:rPr>
        <w:t>5</w:t>
      </w:r>
      <w:r w:rsidRPr="00975B62">
        <w:rPr>
          <w:rFonts w:ascii="Times New Roman" w:eastAsia="SimSun" w:hAnsi="Times New Roman" w:cs="Times New Roman"/>
          <w:sz w:val="24"/>
          <w:szCs w:val="24"/>
          <w:lang w:eastAsia="ru-RU"/>
        </w:rPr>
        <w:t>. настоящего Регламента «Определение сухого вещества».</w:t>
      </w:r>
      <w:r w:rsidR="00975B6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Pr="00975B6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Оптимальной долей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975B6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</w:t>
      </w:r>
      <w:r w:rsidR="00975B62">
        <w:rPr>
          <w:rFonts w:ascii="Times New Roman" w:eastAsia="SimSun" w:hAnsi="Times New Roman" w:cs="Times New Roman"/>
          <w:sz w:val="24"/>
          <w:szCs w:val="24"/>
          <w:lang w:eastAsia="ru-RU"/>
        </w:rPr>
        <w:t>соломе</w:t>
      </w:r>
      <w:r w:rsidRPr="00975B6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является 83% - 90%. </w:t>
      </w:r>
    </w:p>
    <w:p w14:paraId="38E88B64" w14:textId="0F3AE36A" w:rsidR="00975B62" w:rsidRDefault="00975B62" w:rsidP="00975B62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>Главный зоотехник Общества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,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при достижении оптимального содержания </w:t>
      </w:r>
      <w:r w:rsidR="000576FD">
        <w:rPr>
          <w:rFonts w:ascii="Times New Roman" w:eastAsia="SimSun" w:hAnsi="Times New Roman" w:cs="Times New Roman"/>
          <w:sz w:val="24"/>
          <w:szCs w:val="24"/>
          <w:lang w:eastAsia="ru-RU"/>
        </w:rPr>
        <w:t>СВ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соломе,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устно оповещает </w:t>
      </w:r>
      <w:r w:rsidR="00044785" w:rsidRPr="0055709C">
        <w:rPr>
          <w:rStyle w:val="a8"/>
          <w:rFonts w:ascii="Times New Roman" w:hAnsi="Times New Roman" w:cs="Times New Roman"/>
          <w:b w:val="0"/>
        </w:rPr>
        <w:t>р</w:t>
      </w:r>
      <w:r w:rsidR="00044785" w:rsidRPr="0055709C">
        <w:rPr>
          <w:rFonts w:ascii="Times New Roman" w:eastAsia="SimSun" w:hAnsi="Times New Roman" w:cs="Times New Roman"/>
          <w:sz w:val="24"/>
          <w:szCs w:val="24"/>
          <w:lang w:eastAsia="ru-RU"/>
        </w:rPr>
        <w:t>аботник</w:t>
      </w:r>
      <w:r w:rsidR="00044785">
        <w:rPr>
          <w:rFonts w:ascii="Times New Roman" w:eastAsia="SimSun" w:hAnsi="Times New Roman" w:cs="Times New Roman"/>
          <w:sz w:val="24"/>
          <w:szCs w:val="24"/>
          <w:lang w:eastAsia="ru-RU"/>
        </w:rPr>
        <w:t>а</w:t>
      </w:r>
      <w:r w:rsidR="00044785" w:rsidRPr="0055709C">
        <w:rPr>
          <w:rFonts w:ascii="Times New Roman" w:eastAsia="SimSun" w:hAnsi="Times New Roman"/>
          <w:sz w:val="24"/>
        </w:rPr>
        <w:t>,</w:t>
      </w:r>
      <w:r w:rsidR="00044785" w:rsidRPr="0055709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ответственн</w:t>
      </w:r>
      <w:r w:rsidR="00044785">
        <w:rPr>
          <w:rFonts w:ascii="Times New Roman" w:eastAsia="SimSun" w:hAnsi="Times New Roman" w:cs="Times New Roman"/>
          <w:sz w:val="24"/>
          <w:szCs w:val="24"/>
          <w:lang w:eastAsia="ru-RU"/>
        </w:rPr>
        <w:t>ого</w:t>
      </w:r>
      <w:r w:rsidR="00044785" w:rsidRPr="0055709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за работу уборочного звена</w:t>
      </w:r>
      <w:r w:rsidR="00044785"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Pr="006A228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 необходимости подбора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и прессовки сена.</w:t>
      </w:r>
    </w:p>
    <w:p w14:paraId="250068A3" w14:textId="1D867C2B" w:rsidR="00975B62" w:rsidRDefault="00975B62" w:rsidP="00975B62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900339">
        <w:rPr>
          <w:rFonts w:ascii="Times New Roman" w:eastAsia="SimSun" w:hAnsi="Times New Roman"/>
          <w:sz w:val="24"/>
        </w:rPr>
        <w:t xml:space="preserve">Главный зоотехник </w:t>
      </w:r>
      <w:r w:rsidR="00480689">
        <w:rPr>
          <w:rFonts w:ascii="Times New Roman" w:eastAsia="SimSun" w:hAnsi="Times New Roman"/>
          <w:sz w:val="24"/>
        </w:rPr>
        <w:t xml:space="preserve">Общества </w:t>
      </w:r>
      <w:proofErr w:type="spellStart"/>
      <w:r w:rsidRPr="00900339">
        <w:rPr>
          <w:rFonts w:ascii="Times New Roman" w:eastAsia="SimSun" w:hAnsi="Times New Roman"/>
          <w:sz w:val="24"/>
        </w:rPr>
        <w:t>экспертно</w:t>
      </w:r>
      <w:proofErr w:type="spellEnd"/>
      <w:r w:rsidRPr="00900339">
        <w:rPr>
          <w:rFonts w:ascii="Times New Roman" w:eastAsia="SimSun" w:hAnsi="Times New Roman"/>
          <w:sz w:val="24"/>
        </w:rPr>
        <w:t xml:space="preserve"> контролирует степень прессовки </w:t>
      </w:r>
      <w:r>
        <w:rPr>
          <w:rFonts w:ascii="Times New Roman" w:eastAsia="SimSun" w:hAnsi="Times New Roman"/>
          <w:sz w:val="24"/>
        </w:rPr>
        <w:t>соломы</w:t>
      </w:r>
      <w:r w:rsidRPr="00900339">
        <w:rPr>
          <w:rFonts w:ascii="Times New Roman" w:eastAsia="SimSun" w:hAnsi="Times New Roman"/>
          <w:sz w:val="24"/>
        </w:rPr>
        <w:t xml:space="preserve"> путем </w:t>
      </w:r>
      <w:r w:rsidR="007E7E9B">
        <w:rPr>
          <w:rFonts w:ascii="Times New Roman" w:eastAsia="SimSun" w:hAnsi="Times New Roman"/>
          <w:sz w:val="24"/>
        </w:rPr>
        <w:t>визуальной оценки</w:t>
      </w:r>
      <w:r w:rsidRPr="00900339">
        <w:rPr>
          <w:rFonts w:ascii="Times New Roman" w:eastAsia="SimSun" w:hAnsi="Times New Roman"/>
          <w:sz w:val="24"/>
        </w:rPr>
        <w:t xml:space="preserve"> с учетом толщины стебля.</w:t>
      </w:r>
      <w:r w:rsidRPr="0090033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При необходимости регулировки главный зоотехник Общества устно оповещает механизатора о регулировке давления</w:t>
      </w:r>
      <w:r w:rsidR="007E7E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пресса</w:t>
      </w:r>
      <w:r w:rsidRPr="00900339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1BBAEF5D" w14:textId="4749AA0A" w:rsidR="00975B62" w:rsidRPr="00900339" w:rsidRDefault="00975B62" w:rsidP="007E7E9B">
      <w:pPr>
        <w:pStyle w:val="aff2"/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90033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 результате работы пресса-подборщика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солома</w:t>
      </w:r>
      <w:r w:rsidRPr="0090033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E9B">
        <w:rPr>
          <w:rFonts w:ascii="Times New Roman" w:eastAsia="SimSun" w:hAnsi="Times New Roman" w:cs="Times New Roman"/>
          <w:sz w:val="24"/>
          <w:szCs w:val="24"/>
          <w:lang w:eastAsia="ru-RU"/>
        </w:rPr>
        <w:t>формируется</w:t>
      </w:r>
      <w:r w:rsidRPr="0090033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отдельные тюки</w:t>
      </w:r>
      <w:r w:rsidR="007E7E9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7E9B" w:rsidRPr="007E7E9B">
        <w:rPr>
          <w:rFonts w:ascii="Times New Roman" w:eastAsia="SimSun" w:hAnsi="Times New Roman" w:cs="Times New Roman"/>
          <w:sz w:val="24"/>
          <w:szCs w:val="24"/>
          <w:lang w:eastAsia="ru-RU"/>
        </w:rPr>
        <w:t>методом прессования для дальнейшей транспортировки и хранения</w:t>
      </w:r>
      <w:r w:rsidRPr="00900339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714EBF16" w14:textId="4A1FBFFC" w:rsidR="0031413D" w:rsidRPr="006A228A" w:rsidRDefault="00044785" w:rsidP="0031413D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Style w:val="a8"/>
          <w:rFonts w:ascii="Times New Roman" w:hAnsi="Times New Roman" w:cs="Times New Roman"/>
          <w:b w:val="0"/>
        </w:rPr>
        <w:t>Р</w:t>
      </w:r>
      <w:r w:rsidRPr="0055709C">
        <w:rPr>
          <w:rFonts w:ascii="Times New Roman" w:eastAsia="SimSun" w:hAnsi="Times New Roman" w:cs="Times New Roman"/>
          <w:sz w:val="24"/>
          <w:szCs w:val="24"/>
          <w:lang w:eastAsia="ru-RU"/>
        </w:rPr>
        <w:t>аботник</w:t>
      </w:r>
      <w:r w:rsidRPr="0055709C">
        <w:rPr>
          <w:rFonts w:ascii="Times New Roman" w:eastAsia="SimSun" w:hAnsi="Times New Roman"/>
          <w:sz w:val="24"/>
        </w:rPr>
        <w:t>,</w:t>
      </w:r>
      <w:r w:rsidRPr="0055709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ответственн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ый</w:t>
      </w:r>
      <w:r w:rsidRPr="0055709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за работу уборочного звена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31413D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организовывает погрузку спрессованных тюков сена на транспортную технику. </w:t>
      </w:r>
    </w:p>
    <w:p w14:paraId="75059318" w14:textId="51A96FD5" w:rsidR="0031413D" w:rsidRDefault="00A5059B" w:rsidP="0031413D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Т</w:t>
      </w:r>
      <w:r w:rsidRPr="006B2C83">
        <w:rPr>
          <w:rFonts w:ascii="Times New Roman" w:eastAsia="SimSun" w:hAnsi="Times New Roman"/>
          <w:sz w:val="24"/>
        </w:rPr>
        <w:t xml:space="preserve">ранспортная техника </w:t>
      </w:r>
      <w:r w:rsidR="007E7E9B">
        <w:rPr>
          <w:rFonts w:ascii="Times New Roman" w:eastAsia="SimSun" w:hAnsi="Times New Roman"/>
          <w:sz w:val="24"/>
        </w:rPr>
        <w:t xml:space="preserve">с тюками соломы </w:t>
      </w:r>
      <w:r w:rsidRPr="006B2C83">
        <w:rPr>
          <w:rFonts w:ascii="Times New Roman" w:eastAsia="SimSun" w:hAnsi="Times New Roman"/>
          <w:sz w:val="24"/>
        </w:rPr>
        <w:t xml:space="preserve">через </w:t>
      </w:r>
      <w:r>
        <w:rPr>
          <w:rFonts w:ascii="Times New Roman" w:eastAsia="SimSun" w:hAnsi="Times New Roman"/>
          <w:sz w:val="24"/>
        </w:rPr>
        <w:t xml:space="preserve">ближайший к месту уборки или фермы </w:t>
      </w:r>
      <w:r w:rsidRPr="006B2C83">
        <w:rPr>
          <w:rFonts w:ascii="Times New Roman" w:eastAsia="SimSun" w:hAnsi="Times New Roman"/>
          <w:sz w:val="24"/>
        </w:rPr>
        <w:t>весовой пункт направляется в место хранения корма</w:t>
      </w:r>
      <w:r w:rsidR="0031413D">
        <w:rPr>
          <w:rFonts w:ascii="Times New Roman" w:eastAsia="SimSun" w:hAnsi="Times New Roman"/>
          <w:sz w:val="24"/>
        </w:rPr>
        <w:t xml:space="preserve">. </w:t>
      </w:r>
    </w:p>
    <w:p w14:paraId="43222C17" w14:textId="6A5E0706" w:rsidR="0068437E" w:rsidRDefault="007E7E9B" w:rsidP="0068437E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7E7E9B">
        <w:rPr>
          <w:rFonts w:ascii="Times New Roman" w:eastAsia="SimSun" w:hAnsi="Times New Roman"/>
          <w:sz w:val="24"/>
        </w:rPr>
        <w:t xml:space="preserve">Весовщиками Общества проводится взвешивание </w:t>
      </w:r>
      <w:r>
        <w:rPr>
          <w:rFonts w:ascii="Times New Roman" w:eastAsia="SimSun" w:hAnsi="Times New Roman"/>
          <w:sz w:val="24"/>
        </w:rPr>
        <w:t>соломы</w:t>
      </w:r>
      <w:r w:rsidRPr="007E7E9B">
        <w:rPr>
          <w:rFonts w:ascii="Times New Roman" w:eastAsia="SimSun" w:hAnsi="Times New Roman"/>
          <w:sz w:val="24"/>
        </w:rPr>
        <w:t xml:space="preserve"> согласно требованиям Инструкции «О порядке учета продукции растениеводства».</w:t>
      </w:r>
    </w:p>
    <w:p w14:paraId="473B84C4" w14:textId="0D7AA877" w:rsidR="009A7A01" w:rsidRDefault="00B67324" w:rsidP="007B5FA7">
      <w:pPr>
        <w:pStyle w:val="20"/>
        <w:numPr>
          <w:ilvl w:val="1"/>
          <w:numId w:val="6"/>
        </w:numPr>
        <w:tabs>
          <w:tab w:val="clear" w:pos="720"/>
          <w:tab w:val="left" w:pos="709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71" w:name="_Toc204332095"/>
      <w:r>
        <w:rPr>
          <w:rFonts w:ascii="Times New Roman" w:hAnsi="Times New Roman" w:cs="Times New Roman"/>
        </w:rPr>
        <w:t>Приемка</w:t>
      </w:r>
      <w:r w:rsidR="009A7A01">
        <w:rPr>
          <w:rFonts w:ascii="Times New Roman" w:hAnsi="Times New Roman" w:cs="Times New Roman"/>
        </w:rPr>
        <w:t xml:space="preserve"> и </w:t>
      </w:r>
      <w:r w:rsidR="00AB0F91">
        <w:rPr>
          <w:rFonts w:ascii="Times New Roman" w:hAnsi="Times New Roman" w:cs="Times New Roman"/>
        </w:rPr>
        <w:t xml:space="preserve">хранение </w:t>
      </w:r>
      <w:r w:rsidR="006A61F5">
        <w:rPr>
          <w:rFonts w:ascii="Times New Roman" w:hAnsi="Times New Roman" w:cs="Times New Roman"/>
        </w:rPr>
        <w:t>грубых</w:t>
      </w:r>
      <w:r w:rsidR="00AB0F91">
        <w:rPr>
          <w:rFonts w:ascii="Times New Roman" w:hAnsi="Times New Roman" w:cs="Times New Roman"/>
        </w:rPr>
        <w:t xml:space="preserve"> и сочных кормов</w:t>
      </w:r>
      <w:bookmarkEnd w:id="71"/>
    </w:p>
    <w:p w14:paraId="66F6D9C2" w14:textId="74C1C6CE" w:rsidR="00AB0F91" w:rsidRPr="000B2A2C" w:rsidRDefault="00480689" w:rsidP="00AB0F91">
      <w:pPr>
        <w:pStyle w:val="20"/>
        <w:numPr>
          <w:ilvl w:val="2"/>
          <w:numId w:val="6"/>
        </w:numPr>
        <w:tabs>
          <w:tab w:val="clear" w:pos="720"/>
          <w:tab w:val="left" w:pos="709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bookmarkStart w:id="72" w:name="_Toc204332096"/>
      <w:r w:rsidR="00AB0F91">
        <w:rPr>
          <w:rFonts w:ascii="Times New Roman" w:hAnsi="Times New Roman" w:cs="Times New Roman"/>
        </w:rPr>
        <w:t>Силосная и сенажная масса</w:t>
      </w:r>
      <w:bookmarkEnd w:id="72"/>
    </w:p>
    <w:p w14:paraId="50D22646" w14:textId="6AF03CA7" w:rsidR="009A1585" w:rsidRDefault="009A1585" w:rsidP="00C60A30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C8442C">
        <w:rPr>
          <w:rStyle w:val="a8"/>
          <w:rFonts w:ascii="Times New Roman" w:hAnsi="Times New Roman" w:cs="Times New Roman"/>
          <w:b w:val="0"/>
        </w:rPr>
        <w:t>Зоотехник Общества</w:t>
      </w:r>
      <w:r w:rsidR="00413A2C">
        <w:rPr>
          <w:rStyle w:val="a8"/>
          <w:rFonts w:ascii="Times New Roman" w:hAnsi="Times New Roman" w:cs="Times New Roman"/>
          <w:b w:val="0"/>
        </w:rPr>
        <w:t>/</w:t>
      </w:r>
      <w:r w:rsidRPr="00C8442C">
        <w:rPr>
          <w:rStyle w:val="a8"/>
          <w:rFonts w:ascii="Times New Roman" w:hAnsi="Times New Roman" w:cs="Times New Roman"/>
          <w:b w:val="0"/>
        </w:rPr>
        <w:t xml:space="preserve">заведующий МТФ до начала приема массы проверяют </w:t>
      </w:r>
      <w:r w:rsidR="0060534A">
        <w:rPr>
          <w:rStyle w:val="a8"/>
          <w:rFonts w:ascii="Times New Roman" w:hAnsi="Times New Roman" w:cs="Times New Roman"/>
          <w:b w:val="0"/>
        </w:rPr>
        <w:t xml:space="preserve">качество покрытия пленкой дна и стен траншеи, </w:t>
      </w:r>
      <w:r w:rsidR="00EC2978" w:rsidRPr="00C8442C">
        <w:rPr>
          <w:rStyle w:val="a8"/>
          <w:rFonts w:ascii="Times New Roman" w:hAnsi="Times New Roman" w:cs="Times New Roman"/>
          <w:b w:val="0"/>
        </w:rPr>
        <w:t>состояние</w:t>
      </w:r>
      <w:r w:rsidRPr="00C8442C">
        <w:rPr>
          <w:rStyle w:val="a8"/>
          <w:rFonts w:ascii="Times New Roman" w:hAnsi="Times New Roman" w:cs="Times New Roman"/>
          <w:b w:val="0"/>
        </w:rPr>
        <w:t xml:space="preserve"> и наличие необходимой техники для </w:t>
      </w:r>
      <w:r w:rsidR="00EC2978" w:rsidRPr="00C8442C">
        <w:rPr>
          <w:rStyle w:val="a8"/>
          <w:rFonts w:ascii="Times New Roman" w:hAnsi="Times New Roman" w:cs="Times New Roman"/>
          <w:b w:val="0"/>
        </w:rPr>
        <w:t>распределения</w:t>
      </w:r>
      <w:r w:rsidRPr="00C8442C">
        <w:rPr>
          <w:rStyle w:val="a8"/>
          <w:rFonts w:ascii="Times New Roman" w:hAnsi="Times New Roman" w:cs="Times New Roman"/>
          <w:b w:val="0"/>
        </w:rPr>
        <w:t xml:space="preserve"> и трамбовки</w:t>
      </w:r>
      <w:r>
        <w:rPr>
          <w:rStyle w:val="a8"/>
          <w:rFonts w:ascii="Times New Roman" w:hAnsi="Times New Roman" w:cs="Times New Roman"/>
          <w:b w:val="0"/>
        </w:rPr>
        <w:t xml:space="preserve"> массы в траншее.</w:t>
      </w:r>
    </w:p>
    <w:p w14:paraId="25776246" w14:textId="70D7EA6C" w:rsidR="009A1585" w:rsidRDefault="009A1585" w:rsidP="00C60A30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Вес тракторов для трамбовки должен составлять не </w:t>
      </w:r>
      <w:r w:rsidR="00321F2A">
        <w:rPr>
          <w:rStyle w:val="a8"/>
          <w:rFonts w:ascii="Times New Roman" w:hAnsi="Times New Roman" w:cs="Times New Roman"/>
          <w:b w:val="0"/>
        </w:rPr>
        <w:t>менее 30</w:t>
      </w:r>
      <w:r w:rsidRPr="00930FD0">
        <w:rPr>
          <w:rStyle w:val="a8"/>
          <w:rFonts w:ascii="Times New Roman" w:hAnsi="Times New Roman" w:cs="Times New Roman"/>
          <w:b w:val="0"/>
        </w:rPr>
        <w:t>% от</w:t>
      </w:r>
      <w:r>
        <w:rPr>
          <w:rStyle w:val="a8"/>
          <w:rFonts w:ascii="Times New Roman" w:hAnsi="Times New Roman" w:cs="Times New Roman"/>
          <w:b w:val="0"/>
        </w:rPr>
        <w:t xml:space="preserve"> силосной или сенажной </w:t>
      </w:r>
      <w:r w:rsidR="000B04D1">
        <w:rPr>
          <w:rStyle w:val="a8"/>
          <w:rFonts w:ascii="Times New Roman" w:hAnsi="Times New Roman" w:cs="Times New Roman"/>
          <w:b w:val="0"/>
        </w:rPr>
        <w:t>массы</w:t>
      </w:r>
      <w:r w:rsidR="005A636E">
        <w:rPr>
          <w:rStyle w:val="a8"/>
          <w:rFonts w:ascii="Times New Roman" w:hAnsi="Times New Roman" w:cs="Times New Roman"/>
          <w:b w:val="0"/>
        </w:rPr>
        <w:t>,</w:t>
      </w:r>
      <w:r w:rsidR="000B04D1">
        <w:rPr>
          <w:rStyle w:val="a8"/>
          <w:rFonts w:ascii="Times New Roman" w:hAnsi="Times New Roman" w:cs="Times New Roman"/>
          <w:b w:val="0"/>
        </w:rPr>
        <w:t xml:space="preserve"> </w:t>
      </w:r>
      <w:r w:rsidR="00C8442C">
        <w:rPr>
          <w:rStyle w:val="a8"/>
          <w:rFonts w:ascii="Times New Roman" w:hAnsi="Times New Roman" w:cs="Times New Roman"/>
          <w:b w:val="0"/>
        </w:rPr>
        <w:t>поступающей в траншею в час.</w:t>
      </w:r>
      <w:r>
        <w:rPr>
          <w:rStyle w:val="a8"/>
          <w:rFonts w:ascii="Times New Roman" w:hAnsi="Times New Roman" w:cs="Times New Roman"/>
          <w:b w:val="0"/>
        </w:rPr>
        <w:t xml:space="preserve"> Давление в шинах трамбующей техники должно быть в пределах 2,5 – 3,5 бар.</w:t>
      </w:r>
    </w:p>
    <w:p w14:paraId="598564F7" w14:textId="144B636D" w:rsidR="00196E6C" w:rsidRDefault="00471037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bookmarkStart w:id="73" w:name="_Hlk198651593"/>
      <w:r w:rsidRPr="00321F2A">
        <w:rPr>
          <w:rFonts w:ascii="Times New Roman" w:eastAsia="SimSun" w:hAnsi="Times New Roman"/>
          <w:sz w:val="24"/>
        </w:rPr>
        <w:lastRenderedPageBreak/>
        <w:t>При наличии на ферме весов</w:t>
      </w:r>
      <w:r w:rsidR="0021253B" w:rsidRPr="00321F2A">
        <w:rPr>
          <w:rFonts w:ascii="Times New Roman" w:eastAsia="SimSun" w:hAnsi="Times New Roman"/>
          <w:sz w:val="24"/>
        </w:rPr>
        <w:t xml:space="preserve"> </w:t>
      </w:r>
      <w:r w:rsidR="0040449B">
        <w:rPr>
          <w:rFonts w:ascii="Times New Roman" w:eastAsia="SimSun" w:hAnsi="Times New Roman"/>
          <w:sz w:val="24"/>
        </w:rPr>
        <w:t xml:space="preserve">заведующий МТФ устным распоряжением назначает ответственное лицо за процедуру взвешивания. Ответственный за взвешивание работник проводит </w:t>
      </w:r>
      <w:r w:rsidR="00940CF1">
        <w:rPr>
          <w:rFonts w:ascii="Times New Roman" w:eastAsia="SimSun" w:hAnsi="Times New Roman"/>
          <w:sz w:val="24"/>
        </w:rPr>
        <w:t xml:space="preserve">повторное </w:t>
      </w:r>
      <w:r w:rsidR="0040449B">
        <w:rPr>
          <w:rFonts w:ascii="Times New Roman" w:eastAsia="SimSun" w:hAnsi="Times New Roman"/>
          <w:sz w:val="24"/>
        </w:rPr>
        <w:t>взвешивание с</w:t>
      </w:r>
      <w:r w:rsidR="0021253B" w:rsidRPr="0040449B">
        <w:rPr>
          <w:rFonts w:ascii="Times New Roman" w:eastAsia="SimSun" w:hAnsi="Times New Roman"/>
          <w:sz w:val="24"/>
        </w:rPr>
        <w:t>илосн</w:t>
      </w:r>
      <w:r w:rsidR="0040449B">
        <w:rPr>
          <w:rFonts w:ascii="Times New Roman" w:eastAsia="SimSun" w:hAnsi="Times New Roman"/>
          <w:sz w:val="24"/>
        </w:rPr>
        <w:t>ой</w:t>
      </w:r>
      <w:r w:rsidR="0021253B" w:rsidRPr="0040449B">
        <w:rPr>
          <w:rFonts w:ascii="Times New Roman" w:eastAsia="SimSun" w:hAnsi="Times New Roman"/>
          <w:sz w:val="24"/>
        </w:rPr>
        <w:t xml:space="preserve"> и сенажн</w:t>
      </w:r>
      <w:r w:rsidR="0040449B">
        <w:rPr>
          <w:rFonts w:ascii="Times New Roman" w:eastAsia="SimSun" w:hAnsi="Times New Roman"/>
          <w:sz w:val="24"/>
        </w:rPr>
        <w:t>ой</w:t>
      </w:r>
      <w:r w:rsidR="0021253B" w:rsidRPr="0040449B">
        <w:rPr>
          <w:rFonts w:ascii="Times New Roman" w:eastAsia="SimSun" w:hAnsi="Times New Roman"/>
          <w:sz w:val="24"/>
        </w:rPr>
        <w:t xml:space="preserve"> масс</w:t>
      </w:r>
      <w:r w:rsidR="0040449B">
        <w:rPr>
          <w:rFonts w:ascii="Times New Roman" w:eastAsia="SimSun" w:hAnsi="Times New Roman"/>
          <w:sz w:val="24"/>
        </w:rPr>
        <w:t>ы</w:t>
      </w:r>
      <w:r w:rsidR="005A636E" w:rsidRPr="0040449B">
        <w:rPr>
          <w:rFonts w:ascii="Times New Roman" w:eastAsia="SimSun" w:hAnsi="Times New Roman"/>
          <w:sz w:val="24"/>
        </w:rPr>
        <w:t>.</w:t>
      </w:r>
      <w:r w:rsidR="0021253B" w:rsidRPr="0040449B">
        <w:rPr>
          <w:rFonts w:ascii="Times New Roman" w:eastAsia="SimSun" w:hAnsi="Times New Roman"/>
          <w:sz w:val="24"/>
        </w:rPr>
        <w:t xml:space="preserve"> При отсутствии весов на ферме </w:t>
      </w:r>
      <w:r w:rsidR="00196E6C" w:rsidRPr="0040449B">
        <w:rPr>
          <w:rFonts w:ascii="Times New Roman" w:eastAsia="SimSun" w:hAnsi="Times New Roman"/>
          <w:sz w:val="24"/>
        </w:rPr>
        <w:t>повторное взвешивание не осуществляется.</w:t>
      </w:r>
      <w:r w:rsidR="007E7877" w:rsidRPr="0040449B">
        <w:rPr>
          <w:rFonts w:ascii="Times New Roman" w:eastAsia="SimSun" w:hAnsi="Times New Roman"/>
          <w:sz w:val="24"/>
        </w:rPr>
        <w:t xml:space="preserve"> </w:t>
      </w:r>
    </w:p>
    <w:p w14:paraId="2B32010D" w14:textId="61C12B3D" w:rsidR="00940CF1" w:rsidRPr="0040449B" w:rsidRDefault="00940CF1" w:rsidP="00940CF1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Fonts w:ascii="Times New Roman" w:eastAsia="SimSun" w:hAnsi="Times New Roman"/>
          <w:sz w:val="24"/>
        </w:rPr>
      </w:pPr>
      <w:r w:rsidRPr="00940CF1">
        <w:rPr>
          <w:rFonts w:ascii="Times New Roman" w:eastAsia="SimSun" w:hAnsi="Times New Roman"/>
          <w:sz w:val="24"/>
        </w:rPr>
        <w:t>Если первичное взвешивание осуществлялось непосредственно на ферме, то повторное взвешивание не выполняется.</w:t>
      </w:r>
    </w:p>
    <w:p w14:paraId="51BE8BBC" w14:textId="2E22A8C9" w:rsidR="0021253B" w:rsidRPr="00321F2A" w:rsidRDefault="00C42D8D" w:rsidP="00C60A30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321F2A">
        <w:rPr>
          <w:rFonts w:ascii="Times New Roman" w:eastAsia="SimSun" w:hAnsi="Times New Roman"/>
          <w:sz w:val="24"/>
        </w:rPr>
        <w:t>ЗГД Общества принимает решение о принятии/не принятии силосной и сенажной массы по фактическому весу и необходимост</w:t>
      </w:r>
      <w:r w:rsidR="00D931EA" w:rsidRPr="00321F2A">
        <w:rPr>
          <w:rFonts w:ascii="Times New Roman" w:eastAsia="SimSun" w:hAnsi="Times New Roman"/>
          <w:sz w:val="24"/>
        </w:rPr>
        <w:t>и</w:t>
      </w:r>
      <w:r w:rsidRPr="00321F2A">
        <w:rPr>
          <w:rFonts w:ascii="Times New Roman" w:eastAsia="SimSun" w:hAnsi="Times New Roman"/>
          <w:sz w:val="24"/>
        </w:rPr>
        <w:t xml:space="preserve"> инициирования служебной проверки по факту расхождения веса. </w:t>
      </w:r>
    </w:p>
    <w:p w14:paraId="54D49F03" w14:textId="05A47621" w:rsidR="009A3BD0" w:rsidRDefault="0097650F" w:rsidP="00314D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З</w:t>
      </w:r>
      <w:r w:rsidR="009A3BD0" w:rsidRPr="009A3BD0">
        <w:rPr>
          <w:rStyle w:val="a8"/>
          <w:rFonts w:ascii="Times New Roman" w:hAnsi="Times New Roman" w:cs="Times New Roman"/>
          <w:b w:val="0"/>
        </w:rPr>
        <w:t>оотехник Общества</w:t>
      </w:r>
      <w:r w:rsidR="00243150">
        <w:rPr>
          <w:rStyle w:val="a8"/>
          <w:rFonts w:ascii="Times New Roman" w:hAnsi="Times New Roman" w:cs="Times New Roman"/>
          <w:b w:val="0"/>
        </w:rPr>
        <w:t>/</w:t>
      </w:r>
      <w:r w:rsidR="00AE5D0A">
        <w:rPr>
          <w:rStyle w:val="a8"/>
          <w:rFonts w:ascii="Times New Roman" w:hAnsi="Times New Roman" w:cs="Times New Roman"/>
          <w:b w:val="0"/>
        </w:rPr>
        <w:t>заведующий МТФ</w:t>
      </w:r>
      <w:r w:rsidR="00791F5B">
        <w:rPr>
          <w:rStyle w:val="a8"/>
          <w:rFonts w:ascii="Times New Roman" w:hAnsi="Times New Roman" w:cs="Times New Roman"/>
          <w:b w:val="0"/>
        </w:rPr>
        <w:t xml:space="preserve"> </w:t>
      </w:r>
      <w:bookmarkStart w:id="74" w:name="_Hlk203400171"/>
      <w:r w:rsidR="009A3BD0" w:rsidRPr="009A3BD0">
        <w:rPr>
          <w:rStyle w:val="a8"/>
          <w:rFonts w:ascii="Times New Roman" w:hAnsi="Times New Roman" w:cs="Times New Roman"/>
          <w:b w:val="0"/>
        </w:rPr>
        <w:t>определяет место начала закладки траншеи и контролирует выгрузку силосной и сенажной массы в траншею.</w:t>
      </w:r>
      <w:r w:rsidR="009A3BD0">
        <w:rPr>
          <w:rStyle w:val="a8"/>
          <w:rFonts w:ascii="Times New Roman" w:hAnsi="Times New Roman" w:cs="Times New Roman"/>
          <w:b w:val="0"/>
        </w:rPr>
        <w:t xml:space="preserve"> </w:t>
      </w:r>
      <w:r w:rsidR="009A3BD0" w:rsidRPr="009A3BD0">
        <w:rPr>
          <w:rStyle w:val="a8"/>
          <w:rFonts w:ascii="Times New Roman" w:hAnsi="Times New Roman" w:cs="Times New Roman"/>
          <w:b w:val="0"/>
        </w:rPr>
        <w:t xml:space="preserve">Выгрузка машин в траншею производится в количестве не более двух машин без прицепа или 1 машины </w:t>
      </w:r>
      <w:bookmarkEnd w:id="74"/>
      <w:r w:rsidR="009A3BD0" w:rsidRPr="009A3BD0">
        <w:rPr>
          <w:rStyle w:val="a8"/>
          <w:rFonts w:ascii="Times New Roman" w:hAnsi="Times New Roman" w:cs="Times New Roman"/>
          <w:b w:val="0"/>
        </w:rPr>
        <w:t>с прицепом.</w:t>
      </w:r>
    </w:p>
    <w:bookmarkEnd w:id="73"/>
    <w:p w14:paraId="12759DE4" w14:textId="77A734EB" w:rsidR="009A3BD0" w:rsidRPr="00C60A30" w:rsidRDefault="009A3BD0" w:rsidP="009A3BD0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A01C7">
        <w:rPr>
          <w:rStyle w:val="a8"/>
          <w:rFonts w:ascii="Times New Roman" w:hAnsi="Times New Roman" w:cs="Times New Roman"/>
          <w:b w:val="0"/>
        </w:rPr>
        <w:t>После выгрузки одной порции</w:t>
      </w:r>
      <w:r w:rsidRPr="00C60A30">
        <w:rPr>
          <w:rStyle w:val="a8"/>
          <w:rFonts w:ascii="Times New Roman" w:hAnsi="Times New Roman" w:cs="Times New Roman"/>
          <w:b w:val="0"/>
        </w:rPr>
        <w:t xml:space="preserve"> силосной или сенажной массы трактор</w:t>
      </w:r>
      <w:r w:rsidR="005A636E">
        <w:rPr>
          <w:rStyle w:val="a8"/>
          <w:rFonts w:ascii="Times New Roman" w:hAnsi="Times New Roman" w:cs="Times New Roman"/>
          <w:b w:val="0"/>
        </w:rPr>
        <w:t xml:space="preserve"> с навесным оборудованием</w:t>
      </w:r>
      <w:r w:rsidR="001B7FF4" w:rsidRPr="001B7FF4">
        <w:rPr>
          <w:rStyle w:val="a8"/>
          <w:rFonts w:ascii="Times New Roman" w:hAnsi="Times New Roman" w:cs="Times New Roman"/>
          <w:b w:val="0"/>
        </w:rPr>
        <w:t>,</w:t>
      </w:r>
      <w:r w:rsidRPr="001B7FF4">
        <w:rPr>
          <w:rStyle w:val="a8"/>
          <w:rFonts w:ascii="Times New Roman" w:hAnsi="Times New Roman" w:cs="Times New Roman"/>
          <w:b w:val="0"/>
        </w:rPr>
        <w:t xml:space="preserve"> производит подталкивание и</w:t>
      </w:r>
      <w:r w:rsidRPr="00C60A30">
        <w:rPr>
          <w:rStyle w:val="a8"/>
          <w:rFonts w:ascii="Times New Roman" w:hAnsi="Times New Roman" w:cs="Times New Roman"/>
          <w:b w:val="0"/>
        </w:rPr>
        <w:t xml:space="preserve"> </w:t>
      </w:r>
      <w:r w:rsidR="00EC2978">
        <w:rPr>
          <w:rStyle w:val="a8"/>
          <w:rFonts w:ascii="Times New Roman" w:hAnsi="Times New Roman" w:cs="Times New Roman"/>
          <w:b w:val="0"/>
        </w:rPr>
        <w:t>распределение</w:t>
      </w:r>
      <w:r w:rsidRPr="00C60A30">
        <w:rPr>
          <w:rStyle w:val="a8"/>
          <w:rFonts w:ascii="Times New Roman" w:hAnsi="Times New Roman" w:cs="Times New Roman"/>
          <w:b w:val="0"/>
        </w:rPr>
        <w:t xml:space="preserve"> массы по всей ширине с рекомендуемой толщиной слоя 30-40</w:t>
      </w:r>
      <w:r w:rsidR="00EC2978">
        <w:rPr>
          <w:rStyle w:val="a8"/>
          <w:rFonts w:ascii="Times New Roman" w:hAnsi="Times New Roman" w:cs="Times New Roman"/>
          <w:b w:val="0"/>
        </w:rPr>
        <w:t xml:space="preserve"> </w:t>
      </w:r>
      <w:r w:rsidRPr="00C60A30">
        <w:rPr>
          <w:rStyle w:val="a8"/>
          <w:rFonts w:ascii="Times New Roman" w:hAnsi="Times New Roman" w:cs="Times New Roman"/>
          <w:b w:val="0"/>
        </w:rPr>
        <w:t>см.</w:t>
      </w:r>
    </w:p>
    <w:p w14:paraId="4536ED86" w14:textId="77777777" w:rsidR="009A3BD0" w:rsidRPr="00C60A30" w:rsidRDefault="009A3BD0" w:rsidP="009A3BD0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C60A30">
        <w:rPr>
          <w:rStyle w:val="a8"/>
          <w:rFonts w:ascii="Times New Roman" w:hAnsi="Times New Roman" w:cs="Times New Roman"/>
          <w:b w:val="0"/>
        </w:rPr>
        <w:t>Первый проход трактора по рыхлой массе должен составлять 3 км/ч, по мере уплотнения - 6-8 км/ч.</w:t>
      </w:r>
    </w:p>
    <w:p w14:paraId="67430246" w14:textId="77777777" w:rsidR="009A3BD0" w:rsidRPr="00C60A30" w:rsidRDefault="009A3BD0" w:rsidP="009A3BD0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C60A30">
        <w:rPr>
          <w:rStyle w:val="a8"/>
          <w:rFonts w:ascii="Times New Roman" w:hAnsi="Times New Roman" w:cs="Times New Roman"/>
          <w:b w:val="0"/>
        </w:rPr>
        <w:t>Во время планирования трактору, совершающему трамбовку, запрещено заезжать в зону планирования во избежание столкновения.</w:t>
      </w:r>
    </w:p>
    <w:p w14:paraId="73FCB0F3" w14:textId="078B06CB" w:rsidR="009A3BD0" w:rsidRPr="00C60A30" w:rsidRDefault="009A3BD0" w:rsidP="009A3BD0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C60A30">
        <w:rPr>
          <w:rStyle w:val="a8"/>
          <w:rFonts w:ascii="Times New Roman" w:hAnsi="Times New Roman" w:cs="Times New Roman"/>
          <w:b w:val="0"/>
        </w:rPr>
        <w:t>Во время выгрузки очередной порции силосной или сенажной массы производится трамбовка предыдущей порции.</w:t>
      </w:r>
    </w:p>
    <w:p w14:paraId="401D5B01" w14:textId="7FFE67A6" w:rsidR="009A3BD0" w:rsidRPr="00C60A30" w:rsidRDefault="00480689" w:rsidP="009A3BD0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</w:t>
      </w:r>
      <w:r w:rsidR="009A3BD0" w:rsidRPr="00C60A30">
        <w:rPr>
          <w:rStyle w:val="a8"/>
          <w:rFonts w:ascii="Times New Roman" w:hAnsi="Times New Roman" w:cs="Times New Roman"/>
          <w:b w:val="0"/>
        </w:rPr>
        <w:t xml:space="preserve">Трамбовка осуществляется по всей длине не укрытой массы. Новая порция сенажной </w:t>
      </w:r>
      <w:r w:rsidR="0060534A">
        <w:rPr>
          <w:rStyle w:val="a8"/>
          <w:rFonts w:ascii="Times New Roman" w:hAnsi="Times New Roman" w:cs="Times New Roman"/>
          <w:b w:val="0"/>
        </w:rPr>
        <w:t xml:space="preserve">или силосной </w:t>
      </w:r>
      <w:r w:rsidR="009A3BD0" w:rsidRPr="00C60A30">
        <w:rPr>
          <w:rStyle w:val="a8"/>
          <w:rFonts w:ascii="Times New Roman" w:hAnsi="Times New Roman" w:cs="Times New Roman"/>
          <w:b w:val="0"/>
        </w:rPr>
        <w:t xml:space="preserve">массы подталкивается и планируется только после тщательной трамбовки поступившей </w:t>
      </w:r>
      <w:r w:rsidR="00791F5B">
        <w:rPr>
          <w:rStyle w:val="a8"/>
          <w:rFonts w:ascii="Times New Roman" w:hAnsi="Times New Roman" w:cs="Times New Roman"/>
          <w:b w:val="0"/>
        </w:rPr>
        <w:t xml:space="preserve">ранее </w:t>
      </w:r>
      <w:r w:rsidR="009A3BD0" w:rsidRPr="00C60A30">
        <w:rPr>
          <w:rStyle w:val="a8"/>
          <w:rFonts w:ascii="Times New Roman" w:hAnsi="Times New Roman" w:cs="Times New Roman"/>
          <w:b w:val="0"/>
        </w:rPr>
        <w:t>порции. Особое внимание уделяется трамбовке по краям траншеи. Траншеи загружаются на 15-20 см выше верхнего уровня боковых стен.</w:t>
      </w:r>
    </w:p>
    <w:p w14:paraId="4139119A" w14:textId="472D0975" w:rsidR="009A3BD0" w:rsidRPr="00C60A30" w:rsidRDefault="00480689" w:rsidP="009A3BD0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</w:t>
      </w:r>
      <w:r w:rsidR="009A3BD0" w:rsidRPr="00C60A30">
        <w:rPr>
          <w:rStyle w:val="a8"/>
          <w:rFonts w:ascii="Times New Roman" w:hAnsi="Times New Roman" w:cs="Times New Roman"/>
          <w:b w:val="0"/>
        </w:rPr>
        <w:t xml:space="preserve">Не рекомендуется заполнение </w:t>
      </w:r>
      <w:r w:rsidR="0060534A" w:rsidRPr="00C60A30">
        <w:rPr>
          <w:rStyle w:val="a8"/>
          <w:rFonts w:ascii="Times New Roman" w:hAnsi="Times New Roman" w:cs="Times New Roman"/>
          <w:b w:val="0"/>
        </w:rPr>
        <w:t>транше</w:t>
      </w:r>
      <w:r w:rsidR="0060534A">
        <w:rPr>
          <w:rStyle w:val="a8"/>
          <w:rFonts w:ascii="Times New Roman" w:hAnsi="Times New Roman" w:cs="Times New Roman"/>
          <w:b w:val="0"/>
        </w:rPr>
        <w:t>и</w:t>
      </w:r>
      <w:r w:rsidR="0060534A" w:rsidRPr="00C60A30">
        <w:rPr>
          <w:rStyle w:val="a8"/>
          <w:rFonts w:ascii="Times New Roman" w:hAnsi="Times New Roman" w:cs="Times New Roman"/>
          <w:b w:val="0"/>
        </w:rPr>
        <w:t xml:space="preserve"> </w:t>
      </w:r>
      <w:r w:rsidR="009A3BD0" w:rsidRPr="00C60A30">
        <w:rPr>
          <w:rStyle w:val="a8"/>
          <w:rFonts w:ascii="Times New Roman" w:hAnsi="Times New Roman" w:cs="Times New Roman"/>
          <w:b w:val="0"/>
        </w:rPr>
        <w:t>путем сквозного проезда транспорта. При применении такого способа для исключения загрязнения массы подъездные пути либо выметают, либо, в зависимости от состояния траншеи, на расстоянии 10-15 м выстилают соломой или другими материалами.</w:t>
      </w:r>
    </w:p>
    <w:p w14:paraId="584CA1A1" w14:textId="5D2D635A" w:rsidR="00071AAD" w:rsidRDefault="00480689" w:rsidP="00C60A30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</w:t>
      </w:r>
      <w:r w:rsidR="00071AAD" w:rsidRPr="00C60A30">
        <w:rPr>
          <w:rStyle w:val="a8"/>
          <w:rFonts w:ascii="Times New Roman" w:hAnsi="Times New Roman" w:cs="Times New Roman"/>
          <w:b w:val="0"/>
        </w:rPr>
        <w:t>Зоотехником</w:t>
      </w:r>
      <w:r w:rsidR="00243150">
        <w:rPr>
          <w:rStyle w:val="a8"/>
          <w:rFonts w:ascii="Times New Roman" w:hAnsi="Times New Roman" w:cs="Times New Roman"/>
          <w:b w:val="0"/>
        </w:rPr>
        <w:t>/</w:t>
      </w:r>
      <w:r w:rsidR="009A3BD0">
        <w:rPr>
          <w:rStyle w:val="a8"/>
          <w:rFonts w:ascii="Times New Roman" w:hAnsi="Times New Roman" w:cs="Times New Roman"/>
          <w:b w:val="0"/>
        </w:rPr>
        <w:t xml:space="preserve">лаборантом Общества </w:t>
      </w:r>
      <w:r w:rsidR="00071AAD" w:rsidRPr="00C60A30">
        <w:rPr>
          <w:rStyle w:val="a8"/>
          <w:rFonts w:ascii="Times New Roman" w:hAnsi="Times New Roman" w:cs="Times New Roman"/>
          <w:b w:val="0"/>
        </w:rPr>
        <w:t xml:space="preserve">в процессе </w:t>
      </w:r>
      <w:r w:rsidR="009A3BD0">
        <w:rPr>
          <w:rStyle w:val="a8"/>
          <w:rFonts w:ascii="Times New Roman" w:hAnsi="Times New Roman" w:cs="Times New Roman"/>
          <w:b w:val="0"/>
        </w:rPr>
        <w:t xml:space="preserve">загрузки </w:t>
      </w:r>
      <w:r w:rsidR="00071AAD" w:rsidRPr="00C60A30">
        <w:rPr>
          <w:rStyle w:val="a8"/>
          <w:rFonts w:ascii="Times New Roman" w:hAnsi="Times New Roman" w:cs="Times New Roman"/>
          <w:b w:val="0"/>
        </w:rPr>
        <w:t xml:space="preserve">осуществляется контроль </w:t>
      </w:r>
      <w:r w:rsidR="000576FD">
        <w:rPr>
          <w:rStyle w:val="a8"/>
          <w:rFonts w:ascii="Times New Roman" w:hAnsi="Times New Roman" w:cs="Times New Roman"/>
          <w:b w:val="0"/>
        </w:rPr>
        <w:t>СВ</w:t>
      </w:r>
      <w:r w:rsidR="00071AAD" w:rsidRPr="00C60A30">
        <w:rPr>
          <w:rStyle w:val="a8"/>
          <w:rFonts w:ascii="Times New Roman" w:hAnsi="Times New Roman" w:cs="Times New Roman"/>
          <w:b w:val="0"/>
        </w:rPr>
        <w:t xml:space="preserve"> силосной или сенажной массы не менее четырех раз в </w:t>
      </w:r>
      <w:r w:rsidR="00C8442C">
        <w:rPr>
          <w:rStyle w:val="a8"/>
          <w:rFonts w:ascii="Times New Roman" w:hAnsi="Times New Roman" w:cs="Times New Roman"/>
          <w:b w:val="0"/>
        </w:rPr>
        <w:t>рабочий день</w:t>
      </w:r>
      <w:r w:rsidR="00071AAD" w:rsidRPr="00C60A30">
        <w:rPr>
          <w:rStyle w:val="a8"/>
          <w:rFonts w:ascii="Times New Roman" w:hAnsi="Times New Roman" w:cs="Times New Roman"/>
          <w:b w:val="0"/>
        </w:rPr>
        <w:t xml:space="preserve">. </w:t>
      </w:r>
      <w:r w:rsidR="00D51369" w:rsidRPr="00D51369">
        <w:rPr>
          <w:rStyle w:val="a8"/>
          <w:rFonts w:ascii="Times New Roman" w:hAnsi="Times New Roman" w:cs="Times New Roman"/>
          <w:b w:val="0"/>
        </w:rPr>
        <w:t>Пробы отбираются с первой машины, далее — каждые три часа и за один час до завершения рабочей смены.</w:t>
      </w:r>
      <w:r w:rsidR="00D51369">
        <w:rPr>
          <w:rStyle w:val="a8"/>
          <w:rFonts w:ascii="Times New Roman" w:hAnsi="Times New Roman" w:cs="Times New Roman"/>
          <w:b w:val="0"/>
        </w:rPr>
        <w:t xml:space="preserve"> </w:t>
      </w:r>
      <w:r w:rsidR="00071AAD" w:rsidRPr="00C60A30">
        <w:rPr>
          <w:rStyle w:val="a8"/>
          <w:rFonts w:ascii="Times New Roman" w:hAnsi="Times New Roman" w:cs="Times New Roman"/>
          <w:b w:val="0"/>
        </w:rPr>
        <w:lastRenderedPageBreak/>
        <w:t xml:space="preserve">Контроль </w:t>
      </w:r>
      <w:r w:rsidR="000576FD">
        <w:rPr>
          <w:rStyle w:val="a8"/>
          <w:rFonts w:ascii="Times New Roman" w:hAnsi="Times New Roman" w:cs="Times New Roman"/>
          <w:b w:val="0"/>
        </w:rPr>
        <w:t>СВ</w:t>
      </w:r>
      <w:r w:rsidR="00071AAD" w:rsidRPr="00C60A30">
        <w:rPr>
          <w:rStyle w:val="a8"/>
          <w:rFonts w:ascii="Times New Roman" w:hAnsi="Times New Roman" w:cs="Times New Roman"/>
          <w:b w:val="0"/>
        </w:rPr>
        <w:t xml:space="preserve"> проводится в </w:t>
      </w:r>
      <w:r w:rsidR="00071AAD" w:rsidRPr="006A01C7">
        <w:rPr>
          <w:rStyle w:val="a8"/>
          <w:rFonts w:ascii="Times New Roman" w:hAnsi="Times New Roman" w:cs="Times New Roman"/>
          <w:b w:val="0"/>
        </w:rPr>
        <w:t>соответствии с п. 2.</w:t>
      </w:r>
      <w:r w:rsidR="0074705E">
        <w:rPr>
          <w:rStyle w:val="a8"/>
          <w:rFonts w:ascii="Times New Roman" w:hAnsi="Times New Roman" w:cs="Times New Roman"/>
          <w:b w:val="0"/>
        </w:rPr>
        <w:t>5</w:t>
      </w:r>
      <w:r w:rsidR="00071AAD" w:rsidRPr="006A01C7">
        <w:rPr>
          <w:rStyle w:val="a8"/>
          <w:rFonts w:ascii="Times New Roman" w:hAnsi="Times New Roman" w:cs="Times New Roman"/>
          <w:b w:val="0"/>
        </w:rPr>
        <w:t>. настоящего</w:t>
      </w:r>
      <w:r w:rsidR="00071AAD" w:rsidRPr="00C60A30">
        <w:rPr>
          <w:rStyle w:val="a8"/>
          <w:rFonts w:ascii="Times New Roman" w:hAnsi="Times New Roman" w:cs="Times New Roman"/>
          <w:b w:val="0"/>
        </w:rPr>
        <w:t xml:space="preserve"> Регламента «Определение сухого вещества».</w:t>
      </w:r>
    </w:p>
    <w:p w14:paraId="134ACA71" w14:textId="4A4DC10D" w:rsidR="008F6B49" w:rsidRPr="00C60A30" w:rsidRDefault="008F6B49" w:rsidP="00C60A30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Зоотехник</w:t>
      </w:r>
      <w:r w:rsidR="00243150">
        <w:rPr>
          <w:rStyle w:val="a8"/>
          <w:rFonts w:ascii="Times New Roman" w:hAnsi="Times New Roman" w:cs="Times New Roman"/>
          <w:b w:val="0"/>
        </w:rPr>
        <w:t>/</w:t>
      </w:r>
      <w:r w:rsidR="0060534A">
        <w:rPr>
          <w:rStyle w:val="a8"/>
          <w:rFonts w:ascii="Times New Roman" w:hAnsi="Times New Roman" w:cs="Times New Roman"/>
          <w:b w:val="0"/>
        </w:rPr>
        <w:t xml:space="preserve">заведующий </w:t>
      </w:r>
      <w:r>
        <w:rPr>
          <w:rStyle w:val="a8"/>
          <w:rFonts w:ascii="Times New Roman" w:hAnsi="Times New Roman" w:cs="Times New Roman"/>
          <w:b w:val="0"/>
        </w:rPr>
        <w:t xml:space="preserve">МТФ </w:t>
      </w:r>
      <w:r w:rsidR="0060534A">
        <w:rPr>
          <w:rStyle w:val="a8"/>
          <w:rFonts w:ascii="Times New Roman" w:hAnsi="Times New Roman" w:cs="Times New Roman"/>
          <w:b w:val="0"/>
        </w:rPr>
        <w:t>Общества</w:t>
      </w:r>
      <w:r w:rsidR="0060534A" w:rsidRPr="008F6B49">
        <w:rPr>
          <w:rStyle w:val="a8"/>
          <w:rFonts w:ascii="Times New Roman" w:hAnsi="Times New Roman" w:cs="Times New Roman"/>
          <w:b w:val="0"/>
        </w:rPr>
        <w:t xml:space="preserve"> </w:t>
      </w:r>
      <w:proofErr w:type="spellStart"/>
      <w:r w:rsidRPr="008F6B49">
        <w:rPr>
          <w:rStyle w:val="a8"/>
          <w:rFonts w:ascii="Times New Roman" w:hAnsi="Times New Roman" w:cs="Times New Roman"/>
          <w:b w:val="0"/>
        </w:rPr>
        <w:t>экспертно</w:t>
      </w:r>
      <w:proofErr w:type="spellEnd"/>
      <w:r w:rsidRPr="008F6B49">
        <w:rPr>
          <w:rStyle w:val="a8"/>
          <w:rFonts w:ascii="Times New Roman" w:hAnsi="Times New Roman" w:cs="Times New Roman"/>
          <w:b w:val="0"/>
        </w:rPr>
        <w:t xml:space="preserve"> </w:t>
      </w:r>
      <w:r>
        <w:rPr>
          <w:rStyle w:val="a8"/>
          <w:rFonts w:ascii="Times New Roman" w:hAnsi="Times New Roman" w:cs="Times New Roman"/>
          <w:b w:val="0"/>
        </w:rPr>
        <w:t>оценивает</w:t>
      </w:r>
      <w:r w:rsidRPr="008F6B49">
        <w:rPr>
          <w:rStyle w:val="a8"/>
          <w:rFonts w:ascii="Times New Roman" w:hAnsi="Times New Roman" w:cs="Times New Roman"/>
          <w:b w:val="0"/>
        </w:rPr>
        <w:t xml:space="preserve"> влажность сенажной </w:t>
      </w:r>
      <w:r w:rsidR="0060534A">
        <w:rPr>
          <w:rStyle w:val="a8"/>
          <w:rFonts w:ascii="Times New Roman" w:hAnsi="Times New Roman" w:cs="Times New Roman"/>
          <w:b w:val="0"/>
        </w:rPr>
        <w:t xml:space="preserve">или силосной </w:t>
      </w:r>
      <w:r w:rsidRPr="008F6B49">
        <w:rPr>
          <w:rStyle w:val="a8"/>
          <w:rFonts w:ascii="Times New Roman" w:hAnsi="Times New Roman" w:cs="Times New Roman"/>
          <w:b w:val="0"/>
        </w:rPr>
        <w:t>массы в процессе трамбовки. При обильном выделении влаги зоотехник</w:t>
      </w:r>
      <w:r w:rsidR="00243150">
        <w:rPr>
          <w:rStyle w:val="a8"/>
          <w:rFonts w:ascii="Times New Roman" w:hAnsi="Times New Roman" w:cs="Times New Roman"/>
          <w:b w:val="0"/>
        </w:rPr>
        <w:t xml:space="preserve"> Общества/</w:t>
      </w:r>
      <w:r>
        <w:rPr>
          <w:rStyle w:val="a8"/>
          <w:rFonts w:ascii="Times New Roman" w:hAnsi="Times New Roman" w:cs="Times New Roman"/>
          <w:b w:val="0"/>
        </w:rPr>
        <w:t>заведующи</w:t>
      </w:r>
      <w:r w:rsidR="00243150">
        <w:rPr>
          <w:rStyle w:val="a8"/>
          <w:rFonts w:ascii="Times New Roman" w:hAnsi="Times New Roman" w:cs="Times New Roman"/>
          <w:b w:val="0"/>
        </w:rPr>
        <w:t>й</w:t>
      </w:r>
      <w:r>
        <w:rPr>
          <w:rStyle w:val="a8"/>
          <w:rFonts w:ascii="Times New Roman" w:hAnsi="Times New Roman" w:cs="Times New Roman"/>
          <w:b w:val="0"/>
        </w:rPr>
        <w:t xml:space="preserve"> МТФ</w:t>
      </w:r>
      <w:r w:rsidRPr="008F6B49">
        <w:rPr>
          <w:rStyle w:val="a8"/>
          <w:rFonts w:ascii="Times New Roman" w:hAnsi="Times New Roman" w:cs="Times New Roman"/>
          <w:b w:val="0"/>
        </w:rPr>
        <w:t xml:space="preserve"> оповещает главного зоотехника Общества о необходимости увеличить предел измельчения. При слишком сухой закладке в траншею зоотехник </w:t>
      </w:r>
      <w:r w:rsidR="00243150">
        <w:rPr>
          <w:rStyle w:val="a8"/>
          <w:rFonts w:ascii="Times New Roman" w:hAnsi="Times New Roman" w:cs="Times New Roman"/>
          <w:b w:val="0"/>
        </w:rPr>
        <w:t>Общества/</w:t>
      </w:r>
      <w:r>
        <w:rPr>
          <w:rStyle w:val="a8"/>
          <w:rFonts w:ascii="Times New Roman" w:hAnsi="Times New Roman" w:cs="Times New Roman"/>
          <w:b w:val="0"/>
        </w:rPr>
        <w:t>заведующи</w:t>
      </w:r>
      <w:r w:rsidR="00243150">
        <w:rPr>
          <w:rStyle w:val="a8"/>
          <w:rFonts w:ascii="Times New Roman" w:hAnsi="Times New Roman" w:cs="Times New Roman"/>
          <w:b w:val="0"/>
        </w:rPr>
        <w:t>й</w:t>
      </w:r>
      <w:r>
        <w:rPr>
          <w:rStyle w:val="a8"/>
          <w:rFonts w:ascii="Times New Roman" w:hAnsi="Times New Roman" w:cs="Times New Roman"/>
          <w:b w:val="0"/>
        </w:rPr>
        <w:t xml:space="preserve"> МТФ </w:t>
      </w:r>
      <w:r w:rsidRPr="008F6B49">
        <w:rPr>
          <w:rStyle w:val="a8"/>
          <w:rFonts w:ascii="Times New Roman" w:hAnsi="Times New Roman" w:cs="Times New Roman"/>
          <w:b w:val="0"/>
        </w:rPr>
        <w:t>оповещает главного зоотехника Общества о необходимости уменьшить степень измельчения. Оповещение производится посредством телефонного звонка.</w:t>
      </w:r>
    </w:p>
    <w:p w14:paraId="1F766BD7" w14:textId="213936C4" w:rsidR="00C60A30" w:rsidRDefault="00480689" w:rsidP="00C60A30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</w:t>
      </w:r>
      <w:r w:rsidR="00C60A30" w:rsidRPr="00C60A30">
        <w:rPr>
          <w:rStyle w:val="a8"/>
          <w:rFonts w:ascii="Times New Roman" w:hAnsi="Times New Roman" w:cs="Times New Roman"/>
          <w:b w:val="0"/>
        </w:rPr>
        <w:t xml:space="preserve">При завершении </w:t>
      </w:r>
      <w:r w:rsidR="0060534A" w:rsidRPr="00C60A30">
        <w:rPr>
          <w:rStyle w:val="a8"/>
          <w:rFonts w:ascii="Times New Roman" w:hAnsi="Times New Roman" w:cs="Times New Roman"/>
          <w:b w:val="0"/>
        </w:rPr>
        <w:t>поступлени</w:t>
      </w:r>
      <w:r w:rsidR="0060534A">
        <w:rPr>
          <w:rStyle w:val="a8"/>
          <w:rFonts w:ascii="Times New Roman" w:hAnsi="Times New Roman" w:cs="Times New Roman"/>
          <w:b w:val="0"/>
        </w:rPr>
        <w:t>й</w:t>
      </w:r>
      <w:r w:rsidR="0060534A" w:rsidRPr="00C60A30">
        <w:rPr>
          <w:rStyle w:val="a8"/>
          <w:rFonts w:ascii="Times New Roman" w:hAnsi="Times New Roman" w:cs="Times New Roman"/>
          <w:b w:val="0"/>
        </w:rPr>
        <w:t xml:space="preserve"> </w:t>
      </w:r>
      <w:r w:rsidR="00C60A30" w:rsidRPr="00C60A30">
        <w:rPr>
          <w:rStyle w:val="a8"/>
          <w:rFonts w:ascii="Times New Roman" w:hAnsi="Times New Roman" w:cs="Times New Roman"/>
          <w:b w:val="0"/>
        </w:rPr>
        <w:t>силосной или сенажной массы текущего дня необходимо всю поступившую массу выровнять, не допуская впадин</w:t>
      </w:r>
      <w:r w:rsidR="00791F5B">
        <w:rPr>
          <w:rStyle w:val="a8"/>
          <w:rFonts w:ascii="Times New Roman" w:hAnsi="Times New Roman" w:cs="Times New Roman"/>
          <w:b w:val="0"/>
        </w:rPr>
        <w:t>,</w:t>
      </w:r>
      <w:r w:rsidR="00C60A30" w:rsidRPr="00C60A30">
        <w:rPr>
          <w:rStyle w:val="a8"/>
          <w:rFonts w:ascii="Times New Roman" w:hAnsi="Times New Roman" w:cs="Times New Roman"/>
          <w:b w:val="0"/>
        </w:rPr>
        <w:t xml:space="preserve"> бугров и трамбовать не менее двух часов.</w:t>
      </w:r>
      <w:r w:rsidR="00583201">
        <w:rPr>
          <w:rStyle w:val="a8"/>
          <w:rFonts w:ascii="Times New Roman" w:hAnsi="Times New Roman" w:cs="Times New Roman"/>
          <w:b w:val="0"/>
        </w:rPr>
        <w:t xml:space="preserve"> Длительность трамбовки определяется зоотехником или заведующим МТФ </w:t>
      </w:r>
      <w:r w:rsidR="0060534A">
        <w:rPr>
          <w:rStyle w:val="a8"/>
          <w:rFonts w:ascii="Times New Roman" w:hAnsi="Times New Roman" w:cs="Times New Roman"/>
          <w:b w:val="0"/>
        </w:rPr>
        <w:t xml:space="preserve">Общества </w:t>
      </w:r>
      <w:proofErr w:type="spellStart"/>
      <w:r w:rsidR="00583201">
        <w:rPr>
          <w:rStyle w:val="a8"/>
          <w:rFonts w:ascii="Times New Roman" w:hAnsi="Times New Roman" w:cs="Times New Roman"/>
          <w:b w:val="0"/>
        </w:rPr>
        <w:t>экспертно</w:t>
      </w:r>
      <w:proofErr w:type="spellEnd"/>
      <w:r w:rsidR="00583201">
        <w:rPr>
          <w:rStyle w:val="a8"/>
          <w:rFonts w:ascii="Times New Roman" w:hAnsi="Times New Roman" w:cs="Times New Roman"/>
          <w:b w:val="0"/>
        </w:rPr>
        <w:t>.</w:t>
      </w:r>
    </w:p>
    <w:p w14:paraId="5D473D4F" w14:textId="63802822" w:rsidR="00583201" w:rsidRDefault="00583201" w:rsidP="00C60A30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Учет поступившей на ферму силосной и сенажной массы ведется в соответствии с Инструкцией «О порядке учета продукции растениеводства» АК «Лабинский.</w:t>
      </w:r>
    </w:p>
    <w:p w14:paraId="1AC41DEA" w14:textId="0B66C5CB" w:rsidR="0032785C" w:rsidRDefault="00480689" w:rsidP="0032785C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Style w:val="a8"/>
          <w:rFonts w:ascii="Times New Roman" w:hAnsi="Times New Roman" w:cs="Times New Roman"/>
          <w:b w:val="0"/>
          <w:lang w:eastAsia="ru-RU"/>
        </w:rPr>
      </w:pPr>
      <w:r>
        <w:rPr>
          <w:rStyle w:val="a8"/>
          <w:rFonts w:ascii="Times New Roman" w:hAnsi="Times New Roman" w:cs="Times New Roman"/>
          <w:b w:val="0"/>
          <w:lang w:eastAsia="ru-RU"/>
        </w:rPr>
        <w:t xml:space="preserve"> </w:t>
      </w:r>
      <w:r w:rsidR="00583201">
        <w:rPr>
          <w:rStyle w:val="a8"/>
          <w:rFonts w:ascii="Times New Roman" w:hAnsi="Times New Roman" w:cs="Times New Roman"/>
          <w:b w:val="0"/>
          <w:lang w:eastAsia="ru-RU"/>
        </w:rPr>
        <w:t>При полной загрузке траншеи</w:t>
      </w:r>
      <w:r w:rsidR="00520722">
        <w:rPr>
          <w:rStyle w:val="a8"/>
          <w:rFonts w:ascii="Times New Roman" w:hAnsi="Times New Roman" w:cs="Times New Roman"/>
          <w:b w:val="0"/>
          <w:lang w:eastAsia="ru-RU"/>
        </w:rPr>
        <w:t>/кургана</w:t>
      </w:r>
      <w:r w:rsidR="0032785C">
        <w:rPr>
          <w:rStyle w:val="a8"/>
          <w:rFonts w:ascii="Times New Roman" w:hAnsi="Times New Roman" w:cs="Times New Roman"/>
          <w:b w:val="0"/>
          <w:lang w:eastAsia="ru-RU"/>
        </w:rPr>
        <w:t xml:space="preserve"> з</w:t>
      </w:r>
      <w:r w:rsidR="0032785C" w:rsidRPr="00C60A30">
        <w:rPr>
          <w:rStyle w:val="a8"/>
          <w:rFonts w:ascii="Times New Roman" w:hAnsi="Times New Roman" w:cs="Times New Roman"/>
          <w:b w:val="0"/>
          <w:lang w:eastAsia="ru-RU"/>
        </w:rPr>
        <w:t xml:space="preserve">оотехник Общества оповещает </w:t>
      </w:r>
      <w:r w:rsidR="0032785C">
        <w:rPr>
          <w:rStyle w:val="a8"/>
          <w:rFonts w:ascii="Times New Roman" w:hAnsi="Times New Roman" w:cs="Times New Roman"/>
          <w:b w:val="0"/>
          <w:lang w:eastAsia="ru-RU"/>
        </w:rPr>
        <w:t>заведующего МТФ</w:t>
      </w:r>
      <w:r w:rsidR="0032785C" w:rsidRPr="00C60A30">
        <w:rPr>
          <w:rStyle w:val="a8"/>
          <w:rFonts w:ascii="Times New Roman" w:hAnsi="Times New Roman" w:cs="Times New Roman"/>
          <w:b w:val="0"/>
          <w:lang w:eastAsia="ru-RU"/>
        </w:rPr>
        <w:t xml:space="preserve"> о необходимости укрытия траншеи</w:t>
      </w:r>
      <w:r w:rsidR="00520722">
        <w:rPr>
          <w:rStyle w:val="a8"/>
          <w:rFonts w:ascii="Times New Roman" w:hAnsi="Times New Roman" w:cs="Times New Roman"/>
          <w:b w:val="0"/>
          <w:lang w:eastAsia="ru-RU"/>
        </w:rPr>
        <w:t xml:space="preserve">/кургана </w:t>
      </w:r>
      <w:r w:rsidR="0032785C" w:rsidRPr="00C60A30">
        <w:rPr>
          <w:rStyle w:val="a8"/>
          <w:rFonts w:ascii="Times New Roman" w:hAnsi="Times New Roman" w:cs="Times New Roman"/>
          <w:b w:val="0"/>
          <w:lang w:eastAsia="ru-RU"/>
        </w:rPr>
        <w:t xml:space="preserve">пленкой. Оповещение производится посредством телефонного звонка. </w:t>
      </w:r>
    </w:p>
    <w:p w14:paraId="00BEC162" w14:textId="733B41AB" w:rsidR="00243150" w:rsidRPr="00243150" w:rsidRDefault="00243150" w:rsidP="00C32078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Style w:val="a8"/>
          <w:rFonts w:ascii="Times New Roman" w:hAnsi="Times New Roman" w:cs="Times New Roman"/>
          <w:b w:val="0"/>
          <w:lang w:eastAsia="ru-RU"/>
        </w:rPr>
      </w:pPr>
      <w:r w:rsidRPr="0024315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Заведующий МТФ получает вакуумную и укрывную пленку со склада Общества на основании утвержденной ЗГД Общества на бумажном носителе Заявки на получение ТМЦ.</w:t>
      </w:r>
    </w:p>
    <w:p w14:paraId="0E66D9F4" w14:textId="490FC192" w:rsidR="0032785C" w:rsidRDefault="00480689" w:rsidP="00C60A30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 </w:t>
      </w:r>
      <w:r w:rsidR="0032785C">
        <w:rPr>
          <w:rStyle w:val="a8"/>
          <w:rFonts w:ascii="Times New Roman" w:hAnsi="Times New Roman" w:cs="Times New Roman"/>
          <w:b w:val="0"/>
        </w:rPr>
        <w:t>Заведующий МТФ организует укрытие траншеи</w:t>
      </w:r>
      <w:r w:rsidR="00520722">
        <w:rPr>
          <w:rStyle w:val="a8"/>
          <w:rFonts w:ascii="Times New Roman" w:hAnsi="Times New Roman" w:cs="Times New Roman"/>
          <w:b w:val="0"/>
        </w:rPr>
        <w:t>/кургана</w:t>
      </w:r>
      <w:r w:rsidR="0032785C">
        <w:rPr>
          <w:rStyle w:val="a8"/>
          <w:rFonts w:ascii="Times New Roman" w:hAnsi="Times New Roman" w:cs="Times New Roman"/>
          <w:b w:val="0"/>
        </w:rPr>
        <w:t xml:space="preserve"> </w:t>
      </w:r>
      <w:r w:rsidR="009A1585">
        <w:rPr>
          <w:rStyle w:val="a8"/>
          <w:rFonts w:ascii="Times New Roman" w:hAnsi="Times New Roman" w:cs="Times New Roman"/>
          <w:b w:val="0"/>
        </w:rPr>
        <w:t>вакуумной и укрывной пленкой</w:t>
      </w:r>
      <w:r w:rsidR="0032785C">
        <w:rPr>
          <w:rStyle w:val="a8"/>
          <w:rFonts w:ascii="Times New Roman" w:hAnsi="Times New Roman" w:cs="Times New Roman"/>
          <w:b w:val="0"/>
        </w:rPr>
        <w:t>.</w:t>
      </w:r>
      <w:r w:rsidR="002E5349">
        <w:rPr>
          <w:rStyle w:val="a8"/>
          <w:rFonts w:ascii="Times New Roman" w:hAnsi="Times New Roman" w:cs="Times New Roman"/>
          <w:b w:val="0"/>
        </w:rPr>
        <w:t xml:space="preserve"> </w:t>
      </w:r>
    </w:p>
    <w:p w14:paraId="28E0A1F6" w14:textId="1C2E35FA" w:rsidR="006B2C83" w:rsidRPr="006B2C83" w:rsidRDefault="00DD230D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Поверх укрытой массы укладывается гнёт по всей площади траншеи</w:t>
      </w:r>
      <w:r w:rsidR="000B04D1" w:rsidRPr="000B04D1">
        <w:rPr>
          <w:rFonts w:ascii="Times New Roman" w:eastAsia="SimSun" w:hAnsi="Times New Roman" w:cs="Times New Roman"/>
          <w:sz w:val="24"/>
          <w:szCs w:val="24"/>
          <w:lang w:eastAsia="ru-RU"/>
        </w:rPr>
        <w:t>/</w:t>
      </w:r>
      <w:r w:rsidR="000B04D1">
        <w:rPr>
          <w:rFonts w:ascii="Times New Roman" w:eastAsia="SimSun" w:hAnsi="Times New Roman" w:cs="Times New Roman"/>
          <w:sz w:val="24"/>
          <w:szCs w:val="24"/>
          <w:lang w:eastAsia="ru-RU"/>
        </w:rPr>
        <w:t>кургана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В качестве гнета используются </w:t>
      </w:r>
      <w:r w:rsidR="000B04D1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тюки с соломой,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мешки, наполненные инертными материалам</w:t>
      </w:r>
      <w:r w:rsidR="002E534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0B04D1">
        <w:rPr>
          <w:rFonts w:ascii="Times New Roman" w:eastAsia="SimSun" w:hAnsi="Times New Roman" w:cs="Times New Roman"/>
          <w:sz w:val="24"/>
          <w:szCs w:val="24"/>
          <w:lang w:eastAsia="ru-RU"/>
        </w:rPr>
        <w:t>и др.</w:t>
      </w:r>
    </w:p>
    <w:p w14:paraId="6B41CA28" w14:textId="72DE8CC8" w:rsidR="006B2C83" w:rsidRDefault="00480689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Повторное раскрытие герметично укрытой траншеи</w:t>
      </w:r>
      <w:r w:rsidR="00520722">
        <w:rPr>
          <w:rFonts w:ascii="Times New Roman" w:eastAsia="SimSun" w:hAnsi="Times New Roman" w:cs="Times New Roman"/>
          <w:sz w:val="24"/>
          <w:szCs w:val="24"/>
          <w:lang w:eastAsia="ru-RU"/>
        </w:rPr>
        <w:t>/кургана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не допускается.</w:t>
      </w:r>
    </w:p>
    <w:p w14:paraId="5ECBDC20" w14:textId="767E9F3A" w:rsidR="002C61FC" w:rsidRPr="002C61FC" w:rsidRDefault="00520ADD" w:rsidP="00D248A8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2C61FC" w:rsidRPr="002C61F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Главный зоотехник Общества определяет качество уплотнения в начале рабочей смены, следующей за днем трамбовки. Качество определяется путем измерения температуры в верхнем слое массы на глубине 30-40 см. Замер температуры производится при помощи термометра. В местах разогревания выше 37 градусов необходимо провести дополнительное уплотнение.  </w:t>
      </w:r>
    </w:p>
    <w:p w14:paraId="6EEE87DF" w14:textId="6B990F24" w:rsidR="00583201" w:rsidRPr="00583201" w:rsidRDefault="000B04D1" w:rsidP="00583201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583201" w:rsidRPr="00583201">
        <w:rPr>
          <w:rFonts w:ascii="Times New Roman" w:eastAsia="SimSun" w:hAnsi="Times New Roman" w:cs="Times New Roman"/>
          <w:sz w:val="24"/>
          <w:szCs w:val="24"/>
          <w:lang w:eastAsia="ru-RU"/>
        </w:rPr>
        <w:t>Зоотехником Общества</w:t>
      </w:r>
      <w:r w:rsidR="00243150">
        <w:rPr>
          <w:rFonts w:ascii="Times New Roman" w:eastAsia="SimSun" w:hAnsi="Times New Roman" w:cs="Times New Roman"/>
          <w:sz w:val="24"/>
          <w:szCs w:val="24"/>
          <w:lang w:eastAsia="ru-RU"/>
        </w:rPr>
        <w:t>/</w:t>
      </w:r>
      <w:r w:rsidR="00B4268E">
        <w:rPr>
          <w:rFonts w:ascii="Times New Roman" w:eastAsia="SimSun" w:hAnsi="Times New Roman" w:cs="Times New Roman"/>
          <w:sz w:val="24"/>
          <w:szCs w:val="24"/>
          <w:lang w:eastAsia="ru-RU"/>
        </w:rPr>
        <w:t>заведующим</w:t>
      </w:r>
      <w:r w:rsidR="00B4268E" w:rsidRPr="00583201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243150">
        <w:rPr>
          <w:rFonts w:ascii="Times New Roman" w:eastAsia="SimSun" w:hAnsi="Times New Roman" w:cs="Times New Roman"/>
          <w:sz w:val="24"/>
          <w:szCs w:val="24"/>
          <w:lang w:eastAsia="ru-RU"/>
        </w:rPr>
        <w:t>МТФ</w:t>
      </w:r>
      <w:r w:rsidR="00583201" w:rsidRPr="00583201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при полном заполнении и укрытии траншеи</w:t>
      </w:r>
      <w:r w:rsidR="00520722">
        <w:rPr>
          <w:rFonts w:ascii="Times New Roman" w:eastAsia="SimSun" w:hAnsi="Times New Roman" w:cs="Times New Roman"/>
          <w:sz w:val="24"/>
          <w:szCs w:val="24"/>
          <w:lang w:eastAsia="ru-RU"/>
        </w:rPr>
        <w:t>/кургана</w:t>
      </w:r>
      <w:r w:rsidR="00583201" w:rsidRPr="00583201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инициируется работа комиссии по приемке грубых и сочных кормов.</w:t>
      </w:r>
    </w:p>
    <w:p w14:paraId="67F4B4AB" w14:textId="5BE77000" w:rsidR="00583201" w:rsidRPr="006B2C83" w:rsidRDefault="00583201" w:rsidP="00583201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583201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 xml:space="preserve"> Комиссия по приемке грубых и сочных кормов формирует и подписывает Акт приема грубых и сочных кормов (Приложение 3), в котором отражает информацию о № отделении и поле, с которого происходила уборка зеленой массы, номер траншеи</w:t>
      </w:r>
      <w:r w:rsidR="00520722">
        <w:rPr>
          <w:rFonts w:ascii="Times New Roman" w:eastAsia="SimSun" w:hAnsi="Times New Roman" w:cs="Times New Roman"/>
          <w:sz w:val="24"/>
          <w:szCs w:val="24"/>
          <w:lang w:eastAsia="ru-RU"/>
        </w:rPr>
        <w:t>/кургана</w:t>
      </w:r>
      <w:r w:rsidRPr="00583201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, масса, </w:t>
      </w:r>
      <w:r w:rsidRPr="00E16F45">
        <w:rPr>
          <w:rFonts w:ascii="Times New Roman" w:eastAsia="SimSun" w:hAnsi="Times New Roman" w:cs="Times New Roman"/>
          <w:sz w:val="24"/>
          <w:szCs w:val="24"/>
          <w:lang w:eastAsia="ru-RU"/>
        </w:rPr>
        <w:t>количество использованного консервант</w:t>
      </w:r>
      <w:r w:rsidR="00CD3B6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а, </w:t>
      </w:r>
      <w:r w:rsidRPr="00E16F45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итоговое </w:t>
      </w:r>
      <w:r w:rsidR="007A6489" w:rsidRPr="00E16F45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фактическое </w:t>
      </w:r>
      <w:r w:rsidRPr="00E16F45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количество силоса и сенажа, </w:t>
      </w:r>
      <w:r w:rsidR="000B04D1">
        <w:rPr>
          <w:rFonts w:ascii="Times New Roman" w:eastAsia="SimSun" w:hAnsi="Times New Roman" w:cs="Times New Roman"/>
          <w:sz w:val="24"/>
          <w:szCs w:val="24"/>
          <w:lang w:eastAsia="ru-RU"/>
        </w:rPr>
        <w:t>заложенного</w:t>
      </w:r>
      <w:r w:rsidRPr="00E16F45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траншею</w:t>
      </w:r>
      <w:r w:rsidR="00520722" w:rsidRPr="00E16F45">
        <w:rPr>
          <w:rFonts w:ascii="Times New Roman" w:eastAsia="SimSun" w:hAnsi="Times New Roman" w:cs="Times New Roman"/>
          <w:sz w:val="24"/>
          <w:szCs w:val="24"/>
          <w:lang w:eastAsia="ru-RU"/>
        </w:rPr>
        <w:t>/курган</w:t>
      </w:r>
      <w:r w:rsidR="00CD3B6B" w:rsidRPr="00CD3B6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CD3B6B" w:rsidRPr="00E0566E">
        <w:rPr>
          <w:rFonts w:ascii="Times New Roman" w:eastAsia="SimSun" w:hAnsi="Times New Roman" w:cs="Times New Roman"/>
          <w:sz w:val="24"/>
          <w:szCs w:val="24"/>
          <w:lang w:eastAsia="ru-RU"/>
        </w:rPr>
        <w:t>и процент угара. Процент угара указывается в соответствии с Приказом «О нормировании угара (потери, сора, усадки, усушки) кормов собственного производства для КРС».</w:t>
      </w:r>
    </w:p>
    <w:p w14:paraId="4A276D8F" w14:textId="33D97B55" w:rsidR="006B2C83" w:rsidRPr="006B2C83" w:rsidRDefault="00DD230D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Комиссия по приемке грубых и сочных кормов передает Акт приема грубых и сочных кормов на утверждение ЗГД Общества.</w:t>
      </w:r>
    </w:p>
    <w:p w14:paraId="65A2EDAD" w14:textId="2685B0EF" w:rsidR="006B2C83" w:rsidRPr="006B2C83" w:rsidRDefault="00480689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ЗГД Общества передает утвержденный Акт приема грубых и сочных кормов в службу бухгалтерского учета Общества.</w:t>
      </w:r>
    </w:p>
    <w:p w14:paraId="32C25B0F" w14:textId="6FB18BED" w:rsidR="006B2C83" w:rsidRDefault="00480689" w:rsidP="006B2C83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Служба бухгалтерского учета Общества на основании Акта приема грубых и сочных кормов </w:t>
      </w:r>
      <w:r w:rsidR="00080A8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приходует корма </w:t>
      </w:r>
      <w:r w:rsidR="006B2C83"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 </w:t>
      </w:r>
      <w:r w:rsidR="005A366A">
        <w:rPr>
          <w:rFonts w:ascii="Times New Roman" w:eastAsia="SimSun" w:hAnsi="Times New Roman" w:cs="Times New Roman"/>
          <w:sz w:val="24"/>
          <w:szCs w:val="24"/>
          <w:lang w:eastAsia="ru-RU"/>
        </w:rPr>
        <w:t>1С: БСХП</w:t>
      </w:r>
      <w:r w:rsidR="006B2C83"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080A89"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>на склад траншеи</w:t>
      </w:r>
      <w:r w:rsidR="00080A89">
        <w:rPr>
          <w:rFonts w:ascii="Times New Roman" w:eastAsia="SimSun" w:hAnsi="Times New Roman" w:cs="Times New Roman"/>
          <w:sz w:val="24"/>
          <w:szCs w:val="24"/>
          <w:lang w:eastAsia="ru-RU"/>
        </w:rPr>
        <w:t>/кургана</w:t>
      </w:r>
      <w:r w:rsidR="00080A89"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080A8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 одновременным списанием </w:t>
      </w:r>
      <w:r w:rsidR="006B2C83"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>сенажн</w:t>
      </w:r>
      <w:r w:rsidR="00080A89">
        <w:rPr>
          <w:rFonts w:ascii="Times New Roman" w:eastAsia="SimSun" w:hAnsi="Times New Roman" w:cs="Times New Roman"/>
          <w:sz w:val="24"/>
          <w:szCs w:val="24"/>
          <w:lang w:eastAsia="ru-RU"/>
        </w:rPr>
        <w:t>ой</w:t>
      </w:r>
      <w:r w:rsidR="006B2C83"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 силосн</w:t>
      </w:r>
      <w:r w:rsidR="00080A89">
        <w:rPr>
          <w:rFonts w:ascii="Times New Roman" w:eastAsia="SimSun" w:hAnsi="Times New Roman" w:cs="Times New Roman"/>
          <w:sz w:val="24"/>
          <w:szCs w:val="24"/>
          <w:lang w:eastAsia="ru-RU"/>
        </w:rPr>
        <w:t>ой</w:t>
      </w:r>
      <w:r w:rsidR="006B2C83"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080A89"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>масс</w:t>
      </w:r>
      <w:r w:rsidR="00080A89">
        <w:rPr>
          <w:rFonts w:ascii="Times New Roman" w:eastAsia="SimSun" w:hAnsi="Times New Roman" w:cs="Times New Roman"/>
          <w:sz w:val="24"/>
          <w:szCs w:val="24"/>
          <w:lang w:eastAsia="ru-RU"/>
        </w:rPr>
        <w:t>ы</w:t>
      </w:r>
      <w:r w:rsidR="00080A89"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6B2C83"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со склада </w:t>
      </w:r>
      <w:r w:rsidR="0055709C" w:rsidRPr="0055709C">
        <w:rPr>
          <w:rFonts w:ascii="Times New Roman" w:eastAsia="SimSun" w:hAnsi="Times New Roman" w:cs="Times New Roman"/>
          <w:sz w:val="24"/>
          <w:szCs w:val="24"/>
          <w:lang w:eastAsia="ru-RU"/>
        </w:rPr>
        <w:t>бригад</w:t>
      </w:r>
      <w:r w:rsidR="006B2C83"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>ы, задействованной в уборке кормовой культуры</w:t>
      </w:r>
      <w:r w:rsidR="00520722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  <w:r w:rsidR="0021253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243150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Акта приема грубых и сочных кормов</w:t>
      </w:r>
      <w:r w:rsidR="0024315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хранится в службе бухгалтерского учета Общества.</w:t>
      </w:r>
    </w:p>
    <w:p w14:paraId="4F7E6BB2" w14:textId="20A490A0" w:rsidR="007C7B31" w:rsidRPr="007C7B31" w:rsidRDefault="005651C9" w:rsidP="007C7B31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2A4F9F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Каждый второй день после завершения закладки траншеи</w:t>
      </w:r>
      <w:r w:rsidR="00520722">
        <w:rPr>
          <w:rFonts w:ascii="Times New Roman" w:eastAsia="SimSun" w:hAnsi="Times New Roman" w:cs="Times New Roman"/>
          <w:sz w:val="24"/>
          <w:szCs w:val="24"/>
          <w:lang w:eastAsia="ru-RU"/>
        </w:rPr>
        <w:t>/кургана</w:t>
      </w:r>
      <w:r w:rsidR="002A4F9F"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главным зоотехником </w:t>
      </w:r>
      <w:r w:rsidR="002A4F9F" w:rsidRPr="00930FD0">
        <w:rPr>
          <w:rFonts w:ascii="Times New Roman" w:eastAsia="SimSun" w:hAnsi="Times New Roman" w:cs="Times New Roman"/>
          <w:sz w:val="24"/>
          <w:szCs w:val="24"/>
          <w:lang w:eastAsia="ru-RU"/>
        </w:rPr>
        <w:t>Общества проверяется натяжение пленки</w:t>
      </w:r>
      <w:r w:rsidR="002A4F9F">
        <w:rPr>
          <w:rFonts w:ascii="Times New Roman" w:eastAsia="SimSun" w:hAnsi="Times New Roman" w:cs="Times New Roman"/>
          <w:sz w:val="24"/>
          <w:szCs w:val="24"/>
          <w:lang w:eastAsia="ru-RU"/>
        </w:rPr>
        <w:t>. При обнаружении разгерметизации главный зоотехник Общества проводит дополнительное укрытие или укладку дополнительного гнета.</w:t>
      </w:r>
    </w:p>
    <w:p w14:paraId="0C6156C1" w14:textId="04DBAEB9" w:rsidR="00AB0F91" w:rsidRPr="00321F2A" w:rsidRDefault="005651C9" w:rsidP="005651C9">
      <w:pPr>
        <w:pStyle w:val="20"/>
        <w:numPr>
          <w:ilvl w:val="2"/>
          <w:numId w:val="6"/>
        </w:numPr>
        <w:tabs>
          <w:tab w:val="clear" w:pos="720"/>
          <w:tab w:val="left" w:pos="709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bookmarkStart w:id="75" w:name="_Toc204332097"/>
      <w:r w:rsidR="00066C29" w:rsidRPr="00321F2A">
        <w:rPr>
          <w:rFonts w:ascii="Times New Roman" w:hAnsi="Times New Roman" w:cs="Times New Roman"/>
        </w:rPr>
        <w:t>Плющеная кукуруза</w:t>
      </w:r>
      <w:bookmarkEnd w:id="75"/>
    </w:p>
    <w:p w14:paraId="0036D366" w14:textId="0BDA6512" w:rsidR="00D931EA" w:rsidRDefault="00940CF1" w:rsidP="00D931EA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321F2A">
        <w:rPr>
          <w:rFonts w:ascii="Times New Roman" w:eastAsia="SimSun" w:hAnsi="Times New Roman"/>
          <w:sz w:val="24"/>
        </w:rPr>
        <w:t xml:space="preserve">При наличии на ферме весов </w:t>
      </w:r>
      <w:r>
        <w:rPr>
          <w:rFonts w:ascii="Times New Roman" w:eastAsia="SimSun" w:hAnsi="Times New Roman"/>
          <w:sz w:val="24"/>
        </w:rPr>
        <w:t>заведующий МТФ устным распоряжением назначает ответственное лицо за процедуру взвешивания. Ответственный за взвешивание работник проводит повторное взвешивание кукурузного зерна</w:t>
      </w:r>
      <w:r w:rsidRPr="0040449B">
        <w:rPr>
          <w:rFonts w:ascii="Times New Roman" w:eastAsia="SimSun" w:hAnsi="Times New Roman"/>
          <w:sz w:val="24"/>
        </w:rPr>
        <w:t>.</w:t>
      </w:r>
      <w:r>
        <w:rPr>
          <w:rFonts w:ascii="Times New Roman" w:eastAsia="SimSun" w:hAnsi="Times New Roman"/>
          <w:sz w:val="24"/>
        </w:rPr>
        <w:t xml:space="preserve"> </w:t>
      </w:r>
      <w:r w:rsidR="00D931EA" w:rsidRPr="00321F2A">
        <w:rPr>
          <w:rFonts w:ascii="Times New Roman" w:eastAsia="SimSun" w:hAnsi="Times New Roman"/>
          <w:sz w:val="24"/>
        </w:rPr>
        <w:t>При отсутствии весов на ферме повторное взвешивание не осуществляется.</w:t>
      </w:r>
    </w:p>
    <w:p w14:paraId="442FC86F" w14:textId="4DE70826" w:rsidR="007E7877" w:rsidRPr="00321F2A" w:rsidRDefault="007E7877" w:rsidP="007E7877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jc w:val="left"/>
        <w:rPr>
          <w:rFonts w:ascii="Times New Roman" w:eastAsia="SimSun" w:hAnsi="Times New Roman"/>
          <w:sz w:val="24"/>
        </w:rPr>
      </w:pPr>
      <w:r w:rsidRPr="007E7877">
        <w:rPr>
          <w:rFonts w:ascii="Times New Roman" w:eastAsia="SimSun" w:hAnsi="Times New Roman"/>
          <w:sz w:val="24"/>
        </w:rPr>
        <w:t>Если первичное взвешивание осуществлялось непосредственно на ферме, то повторное взвешивание не выполняется.</w:t>
      </w:r>
    </w:p>
    <w:p w14:paraId="5258AD7F" w14:textId="51C167FE" w:rsidR="00D931EA" w:rsidRPr="00321F2A" w:rsidRDefault="00D931EA" w:rsidP="00D931EA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321F2A">
        <w:rPr>
          <w:rFonts w:ascii="Times New Roman" w:eastAsia="SimSun" w:hAnsi="Times New Roman"/>
          <w:sz w:val="24"/>
        </w:rPr>
        <w:t xml:space="preserve">При повторном взвешивании, </w:t>
      </w:r>
      <w:r w:rsidR="00A5059B">
        <w:rPr>
          <w:rFonts w:ascii="Times New Roman" w:eastAsia="SimSun" w:hAnsi="Times New Roman"/>
          <w:sz w:val="24"/>
        </w:rPr>
        <w:t>в случае обнаружения разницы в вес</w:t>
      </w:r>
      <w:r w:rsidR="004E76C1">
        <w:rPr>
          <w:rFonts w:ascii="Times New Roman" w:eastAsia="SimSun" w:hAnsi="Times New Roman"/>
          <w:sz w:val="24"/>
        </w:rPr>
        <w:t>е</w:t>
      </w:r>
      <w:r w:rsidRPr="00321F2A">
        <w:rPr>
          <w:rFonts w:ascii="Times New Roman" w:eastAsia="SimSun" w:hAnsi="Times New Roman"/>
          <w:sz w:val="24"/>
        </w:rPr>
        <w:t xml:space="preserve">, весовщик уведомляет главного зоотехника и ЗГД </w:t>
      </w:r>
      <w:r w:rsidR="002C61FC">
        <w:rPr>
          <w:rFonts w:ascii="Times New Roman" w:eastAsia="SimSun" w:hAnsi="Times New Roman"/>
          <w:sz w:val="24"/>
        </w:rPr>
        <w:t>О</w:t>
      </w:r>
      <w:r w:rsidRPr="00321F2A">
        <w:rPr>
          <w:rFonts w:ascii="Times New Roman" w:eastAsia="SimSun" w:hAnsi="Times New Roman"/>
          <w:sz w:val="24"/>
        </w:rPr>
        <w:t>бщества по телефону.</w:t>
      </w:r>
    </w:p>
    <w:p w14:paraId="2B0F2CCF" w14:textId="015E6D12" w:rsidR="00D931EA" w:rsidRPr="00321F2A" w:rsidRDefault="00D931EA" w:rsidP="00DC764F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321F2A">
        <w:rPr>
          <w:rFonts w:ascii="Times New Roman" w:eastAsia="SimSun" w:hAnsi="Times New Roman"/>
          <w:sz w:val="24"/>
        </w:rPr>
        <w:t xml:space="preserve">ЗГД Общества принимает решение о принятии/не принятии кукурузного зерна по фактическому весу и необходимости инициирования служебной проверки по факту расхождения веса. </w:t>
      </w:r>
    </w:p>
    <w:p w14:paraId="4A04AB86" w14:textId="29870360" w:rsidR="000F1323" w:rsidRDefault="000F1323" w:rsidP="006B2C83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0F1323">
        <w:rPr>
          <w:rStyle w:val="a8"/>
          <w:rFonts w:ascii="Times New Roman" w:hAnsi="Times New Roman" w:cs="Times New Roman"/>
          <w:b w:val="0"/>
        </w:rPr>
        <w:lastRenderedPageBreak/>
        <w:t>Зоотехник Общества</w:t>
      </w:r>
      <w:r w:rsidR="00243150">
        <w:rPr>
          <w:rStyle w:val="a8"/>
          <w:rFonts w:ascii="Times New Roman" w:hAnsi="Times New Roman" w:cs="Times New Roman"/>
          <w:b w:val="0"/>
        </w:rPr>
        <w:t>/</w:t>
      </w:r>
      <w:r w:rsidRPr="000F1323">
        <w:rPr>
          <w:rStyle w:val="a8"/>
          <w:rFonts w:ascii="Times New Roman" w:hAnsi="Times New Roman" w:cs="Times New Roman"/>
          <w:b w:val="0"/>
        </w:rPr>
        <w:t>заведующий МТФ</w:t>
      </w:r>
      <w:r w:rsidR="00480689">
        <w:rPr>
          <w:rStyle w:val="a8"/>
          <w:rFonts w:ascii="Times New Roman" w:hAnsi="Times New Roman" w:cs="Times New Roman"/>
          <w:b w:val="0"/>
        </w:rPr>
        <w:t xml:space="preserve"> </w:t>
      </w:r>
      <w:r w:rsidR="006C7C19">
        <w:rPr>
          <w:rStyle w:val="a8"/>
          <w:rFonts w:ascii="Times New Roman" w:hAnsi="Times New Roman" w:cs="Times New Roman"/>
          <w:b w:val="0"/>
        </w:rPr>
        <w:t xml:space="preserve">проводит органолептическую проверку поступившего </w:t>
      </w:r>
      <w:r w:rsidR="00D51369">
        <w:rPr>
          <w:rStyle w:val="a8"/>
          <w:rFonts w:ascii="Times New Roman" w:hAnsi="Times New Roman" w:cs="Times New Roman"/>
          <w:b w:val="0"/>
        </w:rPr>
        <w:t xml:space="preserve">на ферму </w:t>
      </w:r>
      <w:r w:rsidR="006C7C19">
        <w:rPr>
          <w:rStyle w:val="a8"/>
          <w:rFonts w:ascii="Times New Roman" w:hAnsi="Times New Roman" w:cs="Times New Roman"/>
          <w:b w:val="0"/>
        </w:rPr>
        <w:t xml:space="preserve">кукурузного зерна. </w:t>
      </w:r>
      <w:r w:rsidR="006C7C19" w:rsidRPr="006C7C19">
        <w:rPr>
          <w:rStyle w:val="a8"/>
          <w:rFonts w:ascii="Times New Roman" w:hAnsi="Times New Roman" w:cs="Times New Roman"/>
          <w:b w:val="0"/>
        </w:rPr>
        <w:t xml:space="preserve">При </w:t>
      </w:r>
      <w:r w:rsidR="006C7C19">
        <w:rPr>
          <w:rStyle w:val="a8"/>
          <w:rFonts w:ascii="Times New Roman" w:hAnsi="Times New Roman" w:cs="Times New Roman"/>
          <w:b w:val="0"/>
        </w:rPr>
        <w:t>проверке</w:t>
      </w:r>
      <w:r w:rsidR="006C7C19" w:rsidRPr="006C7C19">
        <w:rPr>
          <w:rStyle w:val="a8"/>
          <w:rFonts w:ascii="Times New Roman" w:hAnsi="Times New Roman" w:cs="Times New Roman"/>
          <w:b w:val="0"/>
        </w:rPr>
        <w:t xml:space="preserve"> зерна обращают внимание на его цвет, размер, форму, наличие повреждений и посторонних примесей. Запах зерна должен быть свежим, без посторонних запахов разложения или затхлости.</w:t>
      </w:r>
    </w:p>
    <w:p w14:paraId="4F6414C9" w14:textId="35BAD1BD" w:rsidR="000F1323" w:rsidRPr="003176DE" w:rsidRDefault="000F1323" w:rsidP="00ED4104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3176DE">
        <w:rPr>
          <w:rStyle w:val="a8"/>
          <w:rFonts w:ascii="Times New Roman" w:hAnsi="Times New Roman" w:cs="Times New Roman"/>
          <w:b w:val="0"/>
        </w:rPr>
        <w:t>При неудовлетворительном качестве зерна зоотехник Общества</w:t>
      </w:r>
      <w:r w:rsidR="002C61FC">
        <w:rPr>
          <w:rStyle w:val="a8"/>
          <w:rFonts w:ascii="Times New Roman" w:hAnsi="Times New Roman" w:cs="Times New Roman"/>
          <w:b w:val="0"/>
        </w:rPr>
        <w:t xml:space="preserve"> или</w:t>
      </w:r>
      <w:r w:rsidR="00480689" w:rsidRPr="003176DE">
        <w:rPr>
          <w:rStyle w:val="a8"/>
          <w:rFonts w:ascii="Times New Roman" w:hAnsi="Times New Roman" w:cs="Times New Roman"/>
          <w:b w:val="0"/>
        </w:rPr>
        <w:t xml:space="preserve"> </w:t>
      </w:r>
      <w:r w:rsidRPr="003176DE">
        <w:rPr>
          <w:rStyle w:val="a8"/>
          <w:rFonts w:ascii="Times New Roman" w:hAnsi="Times New Roman" w:cs="Times New Roman"/>
          <w:b w:val="0"/>
        </w:rPr>
        <w:t>заведующий МТФ отклоняет приемку зерна</w:t>
      </w:r>
      <w:r w:rsidR="009C3865" w:rsidRPr="003176DE">
        <w:rPr>
          <w:rStyle w:val="a8"/>
          <w:rFonts w:ascii="Times New Roman" w:hAnsi="Times New Roman" w:cs="Times New Roman"/>
          <w:b w:val="0"/>
        </w:rPr>
        <w:t xml:space="preserve"> и оповещает об этом ЗГД Общества. Оповещение производится посредством телефонного звонка.</w:t>
      </w:r>
      <w:r w:rsidR="003176DE" w:rsidRPr="003176DE">
        <w:rPr>
          <w:rStyle w:val="a8"/>
          <w:rFonts w:ascii="Times New Roman" w:hAnsi="Times New Roman" w:cs="Times New Roman"/>
          <w:b w:val="0"/>
        </w:rPr>
        <w:t xml:space="preserve"> </w:t>
      </w:r>
    </w:p>
    <w:p w14:paraId="5E8BDF3F" w14:textId="72AF6B81" w:rsidR="009C3865" w:rsidRDefault="009C3865" w:rsidP="00BE2FD5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E16F45">
        <w:rPr>
          <w:rStyle w:val="a8"/>
          <w:rFonts w:ascii="Times New Roman" w:hAnsi="Times New Roman" w:cs="Times New Roman"/>
          <w:b w:val="0"/>
        </w:rPr>
        <w:t>При удовлетворительном качестве зерна зоотехник Общества</w:t>
      </w:r>
      <w:r w:rsidR="00243150">
        <w:rPr>
          <w:rStyle w:val="a8"/>
          <w:rFonts w:ascii="Times New Roman" w:hAnsi="Times New Roman" w:cs="Times New Roman"/>
          <w:b w:val="0"/>
        </w:rPr>
        <w:t>/</w:t>
      </w:r>
      <w:r w:rsidRPr="00E16F45">
        <w:rPr>
          <w:rStyle w:val="a8"/>
          <w:rFonts w:ascii="Times New Roman" w:hAnsi="Times New Roman" w:cs="Times New Roman"/>
          <w:b w:val="0"/>
        </w:rPr>
        <w:t xml:space="preserve">заведующий МТФ </w:t>
      </w:r>
      <w:r w:rsidR="00E16F45" w:rsidRPr="00E16F45">
        <w:rPr>
          <w:rStyle w:val="a8"/>
          <w:rFonts w:ascii="Times New Roman" w:hAnsi="Times New Roman" w:cs="Times New Roman"/>
          <w:b w:val="0"/>
        </w:rPr>
        <w:t xml:space="preserve">организует передачу механизаторам, задействованным в работе вальцевых </w:t>
      </w:r>
      <w:proofErr w:type="spellStart"/>
      <w:r w:rsidR="00E16F45" w:rsidRPr="00E16F45">
        <w:rPr>
          <w:rStyle w:val="a8"/>
          <w:rFonts w:ascii="Times New Roman" w:hAnsi="Times New Roman" w:cs="Times New Roman"/>
          <w:b w:val="0"/>
        </w:rPr>
        <w:t>плющилок</w:t>
      </w:r>
      <w:proofErr w:type="spellEnd"/>
      <w:r w:rsidR="00E16F45" w:rsidRPr="00E16F45">
        <w:rPr>
          <w:rStyle w:val="a8"/>
          <w:rFonts w:ascii="Times New Roman" w:hAnsi="Times New Roman" w:cs="Times New Roman"/>
          <w:b w:val="0"/>
        </w:rPr>
        <w:t xml:space="preserve">, кукурузного зерна, полимерных рукавов и консерванта для </w:t>
      </w:r>
      <w:r w:rsidR="00CA230B">
        <w:rPr>
          <w:rStyle w:val="a8"/>
          <w:rFonts w:ascii="Times New Roman" w:hAnsi="Times New Roman" w:cs="Times New Roman"/>
          <w:b w:val="0"/>
        </w:rPr>
        <w:t>при</w:t>
      </w:r>
      <w:r w:rsidR="00CA230B" w:rsidRPr="00E16F45">
        <w:rPr>
          <w:rStyle w:val="a8"/>
          <w:rFonts w:ascii="Times New Roman" w:hAnsi="Times New Roman" w:cs="Times New Roman"/>
          <w:b w:val="0"/>
        </w:rPr>
        <w:t xml:space="preserve">готовления </w:t>
      </w:r>
      <w:r w:rsidR="00E16F45" w:rsidRPr="00E16F45">
        <w:rPr>
          <w:rStyle w:val="a8"/>
          <w:rFonts w:ascii="Times New Roman" w:hAnsi="Times New Roman" w:cs="Times New Roman"/>
          <w:b w:val="0"/>
        </w:rPr>
        <w:t>плющеной кукурузы.</w:t>
      </w:r>
    </w:p>
    <w:p w14:paraId="74BDCE31" w14:textId="47ABC30A" w:rsidR="00520ADD" w:rsidRPr="005A366A" w:rsidRDefault="00520ADD" w:rsidP="00520ADD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5A366A">
        <w:rPr>
          <w:rFonts w:ascii="Times New Roman" w:eastAsia="SimSun" w:hAnsi="Times New Roman" w:cs="Times New Roman"/>
          <w:sz w:val="24"/>
          <w:szCs w:val="24"/>
          <w:lang w:eastAsia="ru-RU"/>
        </w:rPr>
        <w:t>Главный зоотехник</w:t>
      </w:r>
      <w:r w:rsidR="005A366A" w:rsidRPr="005A366A">
        <w:rPr>
          <w:rStyle w:val="a8"/>
          <w:rFonts w:ascii="Times New Roman" w:hAnsi="Times New Roman" w:cs="Times New Roman"/>
          <w:b w:val="0"/>
        </w:rPr>
        <w:t>/заведующий МТФ</w:t>
      </w:r>
      <w:r w:rsidRPr="005A366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формирует и утверждает у ЗГД Общества Заявку на получение ТМЦ для получения необходимого консерванта со склада.</w:t>
      </w:r>
    </w:p>
    <w:p w14:paraId="4EBC2262" w14:textId="4701C165" w:rsidR="00520ADD" w:rsidRPr="005A366A" w:rsidRDefault="00520ADD" w:rsidP="00F96F9D">
      <w:pPr>
        <w:pStyle w:val="aff2"/>
        <w:numPr>
          <w:ilvl w:val="3"/>
          <w:numId w:val="6"/>
        </w:numPr>
        <w:suppressAutoHyphens w:val="0"/>
        <w:spacing w:line="360" w:lineRule="auto"/>
        <w:ind w:left="0" w:firstLine="567"/>
        <w:jc w:val="both"/>
        <w:rPr>
          <w:rStyle w:val="a8"/>
          <w:rFonts w:ascii="Times New Roman" w:hAnsi="Times New Roman" w:cs="Times New Roman"/>
          <w:b w:val="0"/>
        </w:rPr>
      </w:pPr>
      <w:r w:rsidRPr="005A366A">
        <w:rPr>
          <w:rFonts w:ascii="Times New Roman" w:eastAsia="SimSun" w:hAnsi="Times New Roman" w:cs="Times New Roman"/>
          <w:sz w:val="24"/>
          <w:szCs w:val="24"/>
          <w:lang w:eastAsia="ru-RU"/>
        </w:rPr>
        <w:t>Главный зоотехник Общества</w:t>
      </w:r>
      <w:r w:rsidR="005A366A" w:rsidRPr="005A366A">
        <w:rPr>
          <w:rStyle w:val="a8"/>
          <w:rFonts w:ascii="Times New Roman" w:hAnsi="Times New Roman" w:cs="Times New Roman"/>
          <w:b w:val="0"/>
        </w:rPr>
        <w:t>/заведующий МТФ</w:t>
      </w:r>
      <w:r w:rsidRPr="005A366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5A366A" w:rsidRPr="005A366A">
        <w:rPr>
          <w:rFonts w:ascii="Times New Roman" w:eastAsia="SimSun" w:hAnsi="Times New Roman" w:cs="Times New Roman"/>
          <w:sz w:val="24"/>
          <w:szCs w:val="24"/>
          <w:lang w:eastAsia="ru-RU"/>
        </w:rPr>
        <w:t>получает консервант со склада Общества</w:t>
      </w:r>
      <w:r w:rsidRPr="005A366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5A366A" w:rsidRPr="005A366A">
        <w:rPr>
          <w:rFonts w:ascii="Times New Roman" w:eastAsia="SimSun" w:hAnsi="Times New Roman" w:cs="Times New Roman"/>
          <w:sz w:val="24"/>
          <w:szCs w:val="24"/>
          <w:lang w:eastAsia="ru-RU"/>
        </w:rPr>
        <w:t>и передает его механизаторам.</w:t>
      </w:r>
    </w:p>
    <w:p w14:paraId="699DFA9D" w14:textId="0AA334EE" w:rsidR="006B2C83" w:rsidRPr="006B2C83" w:rsidRDefault="006B2C83" w:rsidP="006B2C83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B2C83">
        <w:rPr>
          <w:rStyle w:val="a8"/>
          <w:rFonts w:ascii="Times New Roman" w:hAnsi="Times New Roman" w:cs="Times New Roman"/>
          <w:b w:val="0"/>
        </w:rPr>
        <w:t xml:space="preserve">Механизаторы, задействованные в </w:t>
      </w:r>
      <w:r w:rsidR="002C61FC">
        <w:rPr>
          <w:rStyle w:val="a8"/>
          <w:rFonts w:ascii="Times New Roman" w:hAnsi="Times New Roman" w:cs="Times New Roman"/>
          <w:b w:val="0"/>
        </w:rPr>
        <w:t>приготовлении</w:t>
      </w:r>
      <w:r w:rsidRPr="006B2C83">
        <w:rPr>
          <w:rStyle w:val="a8"/>
          <w:rFonts w:ascii="Times New Roman" w:hAnsi="Times New Roman" w:cs="Times New Roman"/>
          <w:b w:val="0"/>
        </w:rPr>
        <w:t xml:space="preserve"> плющеной кукурузы, надевают полимерный рукав на </w:t>
      </w:r>
      <w:proofErr w:type="spellStart"/>
      <w:r w:rsidRPr="006B2C83">
        <w:rPr>
          <w:rStyle w:val="a8"/>
          <w:rFonts w:ascii="Times New Roman" w:hAnsi="Times New Roman" w:cs="Times New Roman"/>
          <w:b w:val="0"/>
        </w:rPr>
        <w:t>вальцевую</w:t>
      </w:r>
      <w:proofErr w:type="spellEnd"/>
      <w:r w:rsidRPr="006B2C83">
        <w:rPr>
          <w:rStyle w:val="a8"/>
          <w:rFonts w:ascii="Times New Roman" w:hAnsi="Times New Roman" w:cs="Times New Roman"/>
          <w:b w:val="0"/>
        </w:rPr>
        <w:t xml:space="preserve"> </w:t>
      </w:r>
      <w:proofErr w:type="spellStart"/>
      <w:r w:rsidRPr="006B2C83">
        <w:rPr>
          <w:rStyle w:val="a8"/>
          <w:rFonts w:ascii="Times New Roman" w:hAnsi="Times New Roman" w:cs="Times New Roman"/>
          <w:b w:val="0"/>
        </w:rPr>
        <w:t>плющилку</w:t>
      </w:r>
      <w:proofErr w:type="spellEnd"/>
      <w:r w:rsidRPr="006B2C83">
        <w:rPr>
          <w:rStyle w:val="a8"/>
          <w:rFonts w:ascii="Times New Roman" w:hAnsi="Times New Roman" w:cs="Times New Roman"/>
          <w:b w:val="0"/>
        </w:rPr>
        <w:t xml:space="preserve"> и добавляют консервант в резервуар вальцевой </w:t>
      </w:r>
      <w:proofErr w:type="spellStart"/>
      <w:r w:rsidRPr="006B2C83">
        <w:rPr>
          <w:rStyle w:val="a8"/>
          <w:rFonts w:ascii="Times New Roman" w:hAnsi="Times New Roman" w:cs="Times New Roman"/>
          <w:b w:val="0"/>
        </w:rPr>
        <w:t>плющилки</w:t>
      </w:r>
      <w:proofErr w:type="spellEnd"/>
      <w:r w:rsidRPr="006B2C83">
        <w:rPr>
          <w:rStyle w:val="a8"/>
          <w:rFonts w:ascii="Times New Roman" w:hAnsi="Times New Roman" w:cs="Times New Roman"/>
          <w:b w:val="0"/>
        </w:rPr>
        <w:t>. Зоотехник Общества</w:t>
      </w:r>
      <w:r w:rsidR="00243150">
        <w:rPr>
          <w:rStyle w:val="a8"/>
          <w:rFonts w:ascii="Times New Roman" w:hAnsi="Times New Roman" w:cs="Times New Roman"/>
          <w:b w:val="0"/>
        </w:rPr>
        <w:t>/</w:t>
      </w:r>
      <w:r w:rsidRPr="006B2C83">
        <w:rPr>
          <w:rStyle w:val="a8"/>
          <w:rFonts w:ascii="Times New Roman" w:hAnsi="Times New Roman" w:cs="Times New Roman"/>
          <w:b w:val="0"/>
        </w:rPr>
        <w:t>заведующий МТФ</w:t>
      </w:r>
      <w:r w:rsidR="002E5349">
        <w:rPr>
          <w:rStyle w:val="a8"/>
          <w:rFonts w:ascii="Times New Roman" w:hAnsi="Times New Roman" w:cs="Times New Roman"/>
          <w:b w:val="0"/>
        </w:rPr>
        <w:t xml:space="preserve"> </w:t>
      </w:r>
      <w:r w:rsidRPr="006B2C83">
        <w:rPr>
          <w:rStyle w:val="a8"/>
          <w:rFonts w:ascii="Times New Roman" w:hAnsi="Times New Roman" w:cs="Times New Roman"/>
          <w:b w:val="0"/>
        </w:rPr>
        <w:t>контролирует добавление консерванта в соответствии с инструкцией к нему.</w:t>
      </w:r>
    </w:p>
    <w:p w14:paraId="6CA456EA" w14:textId="50450D66" w:rsidR="006B2C83" w:rsidRPr="006B2C83" w:rsidRDefault="006B2C83" w:rsidP="006B2C83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B2C83">
        <w:rPr>
          <w:rStyle w:val="a8"/>
          <w:rFonts w:ascii="Times New Roman" w:hAnsi="Times New Roman" w:cs="Times New Roman"/>
          <w:b w:val="0"/>
        </w:rPr>
        <w:t xml:space="preserve"> Механизаторы, задействованные в </w:t>
      </w:r>
      <w:r w:rsidR="002C61FC">
        <w:rPr>
          <w:rStyle w:val="a8"/>
          <w:rFonts w:ascii="Times New Roman" w:hAnsi="Times New Roman" w:cs="Times New Roman"/>
          <w:b w:val="0"/>
        </w:rPr>
        <w:t>приготовлении</w:t>
      </w:r>
      <w:r w:rsidRPr="006B2C83">
        <w:rPr>
          <w:rStyle w:val="a8"/>
          <w:rFonts w:ascii="Times New Roman" w:hAnsi="Times New Roman" w:cs="Times New Roman"/>
          <w:b w:val="0"/>
        </w:rPr>
        <w:t xml:space="preserve"> плющеной кукурузы, контролируют плотность утрамбованной массы при помощи измерения линии растяжения, нанесенной на полимерном рукаве. Линия измеряется специальной линейкой, которая идет в комплекте с полимерным рукавом. Показания линейки сравниваются с инструкцией к полимерному рукаву.</w:t>
      </w:r>
    </w:p>
    <w:p w14:paraId="77A72ED7" w14:textId="68E42F35" w:rsidR="006B2C83" w:rsidRPr="006B2C83" w:rsidRDefault="00131693" w:rsidP="006B2C83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131693">
        <w:rPr>
          <w:rStyle w:val="a8"/>
          <w:rFonts w:ascii="Times New Roman" w:hAnsi="Times New Roman" w:cs="Times New Roman"/>
          <w:b w:val="0"/>
        </w:rPr>
        <w:t xml:space="preserve"> </w:t>
      </w:r>
      <w:r w:rsidR="006B2C83" w:rsidRPr="006B2C83">
        <w:rPr>
          <w:rStyle w:val="a8"/>
          <w:rFonts w:ascii="Times New Roman" w:hAnsi="Times New Roman" w:cs="Times New Roman"/>
          <w:b w:val="0"/>
        </w:rPr>
        <w:t>Зоотехник Общества</w:t>
      </w:r>
      <w:r w:rsidR="004C2CB6">
        <w:rPr>
          <w:rStyle w:val="a8"/>
          <w:rFonts w:ascii="Times New Roman" w:hAnsi="Times New Roman" w:cs="Times New Roman"/>
          <w:b w:val="0"/>
        </w:rPr>
        <w:t>/</w:t>
      </w:r>
      <w:r w:rsidR="006B2C83" w:rsidRPr="006B2C83">
        <w:rPr>
          <w:rStyle w:val="a8"/>
          <w:rFonts w:ascii="Times New Roman" w:hAnsi="Times New Roman" w:cs="Times New Roman"/>
          <w:b w:val="0"/>
        </w:rPr>
        <w:t xml:space="preserve">заведующий МТФ контролирует плющение зерна таким образом, чтобы каждое зернышко было повреждено. Контроль осуществляется при помощи выемки пробы из пробоотборника на корпусе вальцевой </w:t>
      </w:r>
      <w:proofErr w:type="spellStart"/>
      <w:r w:rsidR="006B2C83" w:rsidRPr="006B2C83">
        <w:rPr>
          <w:rStyle w:val="a8"/>
          <w:rFonts w:ascii="Times New Roman" w:hAnsi="Times New Roman" w:cs="Times New Roman"/>
          <w:b w:val="0"/>
        </w:rPr>
        <w:t>плющилки</w:t>
      </w:r>
      <w:proofErr w:type="spellEnd"/>
      <w:r w:rsidR="006B2C83" w:rsidRPr="006B2C83">
        <w:rPr>
          <w:rStyle w:val="a8"/>
          <w:rFonts w:ascii="Times New Roman" w:hAnsi="Times New Roman" w:cs="Times New Roman"/>
          <w:b w:val="0"/>
        </w:rPr>
        <w:t xml:space="preserve">. </w:t>
      </w:r>
    </w:p>
    <w:p w14:paraId="63BCD43B" w14:textId="24CD075C" w:rsidR="006B2C83" w:rsidRPr="006B2C83" w:rsidRDefault="00131693" w:rsidP="006B2C83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131693">
        <w:rPr>
          <w:rStyle w:val="a8"/>
          <w:rFonts w:ascii="Times New Roman" w:hAnsi="Times New Roman" w:cs="Times New Roman"/>
          <w:b w:val="0"/>
        </w:rPr>
        <w:t xml:space="preserve"> </w:t>
      </w:r>
      <w:r w:rsidR="006B2C83" w:rsidRPr="006B2C83">
        <w:rPr>
          <w:rStyle w:val="a8"/>
          <w:rFonts w:ascii="Times New Roman" w:hAnsi="Times New Roman" w:cs="Times New Roman"/>
          <w:b w:val="0"/>
        </w:rPr>
        <w:t>При выявлении неповрежденных зерен зоотехник Общества</w:t>
      </w:r>
      <w:r w:rsidR="004C2CB6">
        <w:rPr>
          <w:rStyle w:val="a8"/>
          <w:rFonts w:ascii="Times New Roman" w:hAnsi="Times New Roman" w:cs="Times New Roman"/>
          <w:b w:val="0"/>
        </w:rPr>
        <w:t>/</w:t>
      </w:r>
      <w:r w:rsidR="006B2C83" w:rsidRPr="006B2C83">
        <w:rPr>
          <w:rStyle w:val="a8"/>
          <w:rFonts w:ascii="Times New Roman" w:hAnsi="Times New Roman" w:cs="Times New Roman"/>
          <w:b w:val="0"/>
        </w:rPr>
        <w:t>заведующий МТФ путем выдачи устных указаний механизатору проводит регулировку вальцов.</w:t>
      </w:r>
    </w:p>
    <w:p w14:paraId="5E26CB73" w14:textId="2C1F37F1" w:rsidR="006B2C83" w:rsidRPr="006B2C83" w:rsidRDefault="00131693" w:rsidP="006B2C83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131693">
        <w:rPr>
          <w:rStyle w:val="a8"/>
          <w:rFonts w:ascii="Times New Roman" w:hAnsi="Times New Roman" w:cs="Times New Roman"/>
          <w:b w:val="0"/>
        </w:rPr>
        <w:t xml:space="preserve"> </w:t>
      </w:r>
      <w:r w:rsidR="006B2C83" w:rsidRPr="006B2C83">
        <w:rPr>
          <w:rStyle w:val="a8"/>
          <w:rFonts w:ascii="Times New Roman" w:hAnsi="Times New Roman" w:cs="Times New Roman"/>
          <w:b w:val="0"/>
        </w:rPr>
        <w:t xml:space="preserve">Механизаторы, задействованные в изготовлении плющеной кукурузы, при полном заполнении рукава останавливают работу вальцевой </w:t>
      </w:r>
      <w:proofErr w:type="spellStart"/>
      <w:r w:rsidR="006B2C83" w:rsidRPr="006B2C83">
        <w:rPr>
          <w:rStyle w:val="a8"/>
          <w:rFonts w:ascii="Times New Roman" w:hAnsi="Times New Roman" w:cs="Times New Roman"/>
          <w:b w:val="0"/>
        </w:rPr>
        <w:t>плющилки</w:t>
      </w:r>
      <w:proofErr w:type="spellEnd"/>
      <w:r w:rsidR="006B2C83" w:rsidRPr="006B2C83">
        <w:rPr>
          <w:rStyle w:val="a8"/>
          <w:rFonts w:ascii="Times New Roman" w:hAnsi="Times New Roman" w:cs="Times New Roman"/>
          <w:b w:val="0"/>
        </w:rPr>
        <w:t>, снимают полимерный рукав и запечатывают его.</w:t>
      </w:r>
    </w:p>
    <w:p w14:paraId="1157E9D3" w14:textId="11857E76" w:rsidR="006B2C83" w:rsidRPr="006B2C83" w:rsidRDefault="00131693" w:rsidP="006B2C83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131693">
        <w:rPr>
          <w:rStyle w:val="a8"/>
          <w:rFonts w:ascii="Times New Roman" w:hAnsi="Times New Roman" w:cs="Times New Roman"/>
          <w:b w:val="0"/>
        </w:rPr>
        <w:t xml:space="preserve"> </w:t>
      </w:r>
      <w:r w:rsidR="006B2C83" w:rsidRPr="006B2C83">
        <w:rPr>
          <w:rStyle w:val="a8"/>
          <w:rFonts w:ascii="Times New Roman" w:hAnsi="Times New Roman" w:cs="Times New Roman"/>
          <w:b w:val="0"/>
        </w:rPr>
        <w:t xml:space="preserve">Для снижения воздействия атмосферных осадков и воздуха </w:t>
      </w:r>
      <w:r w:rsidR="00144507">
        <w:rPr>
          <w:rStyle w:val="a8"/>
          <w:rFonts w:ascii="Times New Roman" w:hAnsi="Times New Roman" w:cs="Times New Roman"/>
          <w:b w:val="0"/>
        </w:rPr>
        <w:t>на не укрытое кукурузное зерно</w:t>
      </w:r>
      <w:r w:rsidR="006B2C83" w:rsidRPr="006B2C83">
        <w:rPr>
          <w:rStyle w:val="a8"/>
          <w:rFonts w:ascii="Times New Roman" w:hAnsi="Times New Roman" w:cs="Times New Roman"/>
          <w:b w:val="0"/>
        </w:rPr>
        <w:t xml:space="preserve"> рекомендуется производить заполнение </w:t>
      </w:r>
      <w:r w:rsidR="00144507">
        <w:rPr>
          <w:rStyle w:val="a8"/>
          <w:rFonts w:ascii="Times New Roman" w:hAnsi="Times New Roman" w:cs="Times New Roman"/>
          <w:b w:val="0"/>
        </w:rPr>
        <w:t xml:space="preserve">полимерного рукава </w:t>
      </w:r>
      <w:r w:rsidR="006B2C83" w:rsidRPr="006B2C83">
        <w:rPr>
          <w:rStyle w:val="a8"/>
          <w:rFonts w:ascii="Times New Roman" w:hAnsi="Times New Roman" w:cs="Times New Roman"/>
          <w:b w:val="0"/>
        </w:rPr>
        <w:t>в течение 24 часов.</w:t>
      </w:r>
    </w:p>
    <w:p w14:paraId="74B1FE78" w14:textId="3E2F6B72" w:rsidR="006B2C83" w:rsidRPr="006B2C83" w:rsidRDefault="00131693" w:rsidP="006B2C83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131693">
        <w:rPr>
          <w:rStyle w:val="a8"/>
          <w:rFonts w:ascii="Times New Roman" w:hAnsi="Times New Roman" w:cs="Times New Roman"/>
          <w:b w:val="0"/>
        </w:rPr>
        <w:lastRenderedPageBreak/>
        <w:t xml:space="preserve"> </w:t>
      </w:r>
      <w:r w:rsidR="006B2C83" w:rsidRPr="006B2C83">
        <w:rPr>
          <w:rStyle w:val="a8"/>
          <w:rFonts w:ascii="Times New Roman" w:hAnsi="Times New Roman" w:cs="Times New Roman"/>
          <w:b w:val="0"/>
        </w:rPr>
        <w:t xml:space="preserve">После переработки всего объема поступившего кукурузного зерна механизаторы, задействованные в </w:t>
      </w:r>
      <w:r w:rsidR="00CA230B">
        <w:rPr>
          <w:rStyle w:val="a8"/>
          <w:rFonts w:ascii="Times New Roman" w:hAnsi="Times New Roman" w:cs="Times New Roman"/>
          <w:b w:val="0"/>
        </w:rPr>
        <w:t>при</w:t>
      </w:r>
      <w:r w:rsidR="00CA230B" w:rsidRPr="006B2C83">
        <w:rPr>
          <w:rStyle w:val="a8"/>
          <w:rFonts w:ascii="Times New Roman" w:hAnsi="Times New Roman" w:cs="Times New Roman"/>
          <w:b w:val="0"/>
        </w:rPr>
        <w:t xml:space="preserve">готовлении </w:t>
      </w:r>
      <w:r w:rsidR="006B2C83" w:rsidRPr="006B2C83">
        <w:rPr>
          <w:rStyle w:val="a8"/>
          <w:rFonts w:ascii="Times New Roman" w:hAnsi="Times New Roman" w:cs="Times New Roman"/>
          <w:b w:val="0"/>
        </w:rPr>
        <w:t>плющеной кукурузы, путем телефонного звонка оповещают зоотехника Общества</w:t>
      </w:r>
      <w:r w:rsidR="004C2CB6">
        <w:rPr>
          <w:rStyle w:val="a8"/>
          <w:rFonts w:ascii="Times New Roman" w:hAnsi="Times New Roman" w:cs="Times New Roman"/>
          <w:b w:val="0"/>
        </w:rPr>
        <w:t>/</w:t>
      </w:r>
      <w:r w:rsidR="006B2C83" w:rsidRPr="006B2C83">
        <w:rPr>
          <w:rStyle w:val="a8"/>
          <w:rFonts w:ascii="Times New Roman" w:hAnsi="Times New Roman" w:cs="Times New Roman"/>
          <w:b w:val="0"/>
        </w:rPr>
        <w:t>заведующего МТФ об окончании работ.</w:t>
      </w:r>
    </w:p>
    <w:p w14:paraId="6B7C31FC" w14:textId="7D863467" w:rsidR="006B2C83" w:rsidRPr="006B2C83" w:rsidRDefault="00131693" w:rsidP="006B2C83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131693">
        <w:rPr>
          <w:rStyle w:val="a8"/>
          <w:rFonts w:ascii="Times New Roman" w:hAnsi="Times New Roman" w:cs="Times New Roman"/>
          <w:b w:val="0"/>
        </w:rPr>
        <w:t xml:space="preserve"> </w:t>
      </w:r>
      <w:r w:rsidR="006B2C83" w:rsidRPr="00FB6D46">
        <w:rPr>
          <w:rStyle w:val="a8"/>
          <w:rFonts w:ascii="Times New Roman" w:hAnsi="Times New Roman" w:cs="Times New Roman"/>
          <w:b w:val="0"/>
        </w:rPr>
        <w:t>Зоотехник Общества</w:t>
      </w:r>
      <w:r w:rsidR="00680937">
        <w:rPr>
          <w:rStyle w:val="a8"/>
          <w:rFonts w:ascii="Times New Roman" w:hAnsi="Times New Roman" w:cs="Times New Roman"/>
          <w:b w:val="0"/>
        </w:rPr>
        <w:t>/</w:t>
      </w:r>
      <w:r w:rsidR="006B2C83" w:rsidRPr="00FB6D46">
        <w:rPr>
          <w:rStyle w:val="a8"/>
          <w:rFonts w:ascii="Times New Roman" w:hAnsi="Times New Roman" w:cs="Times New Roman"/>
          <w:b w:val="0"/>
        </w:rPr>
        <w:t>заведующий МТФ</w:t>
      </w:r>
      <w:r w:rsidR="00930FD0" w:rsidRPr="00FB6D46">
        <w:rPr>
          <w:rStyle w:val="a8"/>
          <w:rFonts w:ascii="Times New Roman" w:hAnsi="Times New Roman" w:cs="Times New Roman"/>
          <w:b w:val="0"/>
        </w:rPr>
        <w:t xml:space="preserve"> </w:t>
      </w:r>
      <w:r w:rsidR="006B2C83" w:rsidRPr="00FB6D46">
        <w:rPr>
          <w:rStyle w:val="a8"/>
          <w:rFonts w:ascii="Times New Roman" w:hAnsi="Times New Roman" w:cs="Times New Roman"/>
          <w:b w:val="0"/>
        </w:rPr>
        <w:t>формируют Акт на сортировку и сушку продукции растениеводства</w:t>
      </w:r>
      <w:r w:rsidR="00FB6D46">
        <w:rPr>
          <w:rStyle w:val="a8"/>
          <w:rFonts w:ascii="Times New Roman" w:hAnsi="Times New Roman" w:cs="Times New Roman"/>
          <w:b w:val="0"/>
        </w:rPr>
        <w:t xml:space="preserve"> (Приложение 4)</w:t>
      </w:r>
      <w:r w:rsidR="006B2C83" w:rsidRPr="00FB6D46">
        <w:rPr>
          <w:rStyle w:val="a8"/>
          <w:rFonts w:ascii="Times New Roman" w:hAnsi="Times New Roman" w:cs="Times New Roman"/>
          <w:b w:val="0"/>
        </w:rPr>
        <w:t>. В Акте на сортировку и сушку продукции растениеводства указывается культура, вес поступившего зерна</w:t>
      </w:r>
      <w:r w:rsidR="00AB728A">
        <w:rPr>
          <w:rStyle w:val="a8"/>
          <w:rFonts w:ascii="Times New Roman" w:hAnsi="Times New Roman" w:cs="Times New Roman"/>
          <w:b w:val="0"/>
        </w:rPr>
        <w:t xml:space="preserve"> </w:t>
      </w:r>
      <w:r w:rsidR="006B2C83" w:rsidRPr="006B2C83">
        <w:rPr>
          <w:rStyle w:val="a8"/>
          <w:rFonts w:ascii="Times New Roman" w:hAnsi="Times New Roman" w:cs="Times New Roman"/>
          <w:b w:val="0"/>
        </w:rPr>
        <w:t>и количество затраченного консерванта.</w:t>
      </w:r>
    </w:p>
    <w:p w14:paraId="0CD87231" w14:textId="5A66E721" w:rsidR="006B2C83" w:rsidRPr="006B2C83" w:rsidRDefault="00131693" w:rsidP="006B2C83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131693">
        <w:rPr>
          <w:rStyle w:val="a8"/>
          <w:rFonts w:ascii="Times New Roman" w:hAnsi="Times New Roman" w:cs="Times New Roman"/>
          <w:b w:val="0"/>
        </w:rPr>
        <w:t xml:space="preserve"> </w:t>
      </w:r>
      <w:r w:rsidR="006B2C83" w:rsidRPr="006B2C83">
        <w:rPr>
          <w:rStyle w:val="a8"/>
          <w:rFonts w:ascii="Times New Roman" w:hAnsi="Times New Roman" w:cs="Times New Roman"/>
          <w:b w:val="0"/>
        </w:rPr>
        <w:t>Служба бухгалтерского учета Общества на основании Акт</w:t>
      </w:r>
      <w:r w:rsidR="00144507">
        <w:rPr>
          <w:rStyle w:val="a8"/>
          <w:rFonts w:ascii="Times New Roman" w:hAnsi="Times New Roman" w:cs="Times New Roman"/>
          <w:b w:val="0"/>
        </w:rPr>
        <w:t>а</w:t>
      </w:r>
      <w:r w:rsidR="006B2C83" w:rsidRPr="006B2C83">
        <w:rPr>
          <w:rStyle w:val="a8"/>
          <w:rFonts w:ascii="Times New Roman" w:hAnsi="Times New Roman" w:cs="Times New Roman"/>
          <w:b w:val="0"/>
        </w:rPr>
        <w:t xml:space="preserve"> на сортировку и сушку продукции растениеводства в </w:t>
      </w:r>
      <w:r w:rsidR="00520722">
        <w:rPr>
          <w:rStyle w:val="a8"/>
          <w:rFonts w:ascii="Times New Roman" w:hAnsi="Times New Roman" w:cs="Times New Roman"/>
          <w:b w:val="0"/>
        </w:rPr>
        <w:t>1С: БСХП</w:t>
      </w:r>
      <w:r w:rsidR="006B2C83" w:rsidRPr="006B2C83">
        <w:rPr>
          <w:rStyle w:val="a8"/>
          <w:rFonts w:ascii="Times New Roman" w:hAnsi="Times New Roman" w:cs="Times New Roman"/>
          <w:b w:val="0"/>
        </w:rPr>
        <w:t xml:space="preserve"> переводит кукурузное зерно в плющеную кукуруз</w:t>
      </w:r>
      <w:r w:rsidR="00520722">
        <w:rPr>
          <w:rStyle w:val="a8"/>
          <w:rFonts w:ascii="Times New Roman" w:hAnsi="Times New Roman" w:cs="Times New Roman"/>
          <w:b w:val="0"/>
        </w:rPr>
        <w:t>у</w:t>
      </w:r>
      <w:r w:rsidR="006B2C83" w:rsidRPr="006B2C83">
        <w:rPr>
          <w:rStyle w:val="a8"/>
          <w:rFonts w:ascii="Times New Roman" w:hAnsi="Times New Roman" w:cs="Times New Roman"/>
          <w:b w:val="0"/>
        </w:rPr>
        <w:t>.</w:t>
      </w:r>
    </w:p>
    <w:p w14:paraId="60E010FD" w14:textId="724C9E81" w:rsidR="00D16FD2" w:rsidRPr="000B2A2C" w:rsidRDefault="00A5059B" w:rsidP="006B2C83">
      <w:pPr>
        <w:pStyle w:val="20"/>
        <w:numPr>
          <w:ilvl w:val="2"/>
          <w:numId w:val="6"/>
        </w:numPr>
        <w:tabs>
          <w:tab w:val="clear" w:pos="720"/>
          <w:tab w:val="left" w:pos="709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bookmarkStart w:id="76" w:name="_Toc204332098"/>
      <w:r w:rsidR="00D16FD2">
        <w:rPr>
          <w:rFonts w:ascii="Times New Roman" w:hAnsi="Times New Roman" w:cs="Times New Roman"/>
        </w:rPr>
        <w:t>Сено и солома</w:t>
      </w:r>
      <w:bookmarkEnd w:id="76"/>
    </w:p>
    <w:p w14:paraId="7C7B4B6E" w14:textId="2E7D219B" w:rsidR="00A5059B" w:rsidRDefault="00940CF1" w:rsidP="00A505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bookmarkStart w:id="77" w:name="_Hlk198628020"/>
      <w:r w:rsidRPr="00321F2A">
        <w:rPr>
          <w:rFonts w:ascii="Times New Roman" w:eastAsia="SimSun" w:hAnsi="Times New Roman"/>
          <w:sz w:val="24"/>
        </w:rPr>
        <w:t xml:space="preserve">При наличии на ферме весов </w:t>
      </w:r>
      <w:r>
        <w:rPr>
          <w:rFonts w:ascii="Times New Roman" w:eastAsia="SimSun" w:hAnsi="Times New Roman"/>
          <w:sz w:val="24"/>
        </w:rPr>
        <w:t>заведующий МТФ устным распоряжением назначает ответственное лицо за процедуру взвешивания. Ответственный за взвешивание работник проводит повторное взвешивание сена и соломы</w:t>
      </w:r>
      <w:r w:rsidRPr="0040449B">
        <w:rPr>
          <w:rFonts w:ascii="Times New Roman" w:eastAsia="SimSun" w:hAnsi="Times New Roman"/>
          <w:sz w:val="24"/>
        </w:rPr>
        <w:t>.</w:t>
      </w:r>
      <w:r>
        <w:rPr>
          <w:rFonts w:ascii="Times New Roman" w:eastAsia="SimSun" w:hAnsi="Times New Roman"/>
          <w:sz w:val="24"/>
        </w:rPr>
        <w:t xml:space="preserve"> </w:t>
      </w:r>
      <w:r w:rsidR="00A5059B" w:rsidRPr="00321F2A">
        <w:rPr>
          <w:rFonts w:ascii="Times New Roman" w:eastAsia="SimSun" w:hAnsi="Times New Roman"/>
          <w:sz w:val="24"/>
        </w:rPr>
        <w:t>При отсутствии весов на ферме повторное взвешивание не осуществляется.</w:t>
      </w:r>
    </w:p>
    <w:p w14:paraId="18D949E1" w14:textId="263C3BC7" w:rsidR="007E7877" w:rsidRPr="00321F2A" w:rsidRDefault="007E7877" w:rsidP="007E7877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jc w:val="left"/>
        <w:rPr>
          <w:rFonts w:ascii="Times New Roman" w:eastAsia="SimSun" w:hAnsi="Times New Roman"/>
          <w:sz w:val="24"/>
        </w:rPr>
      </w:pPr>
      <w:r w:rsidRPr="007E7877">
        <w:rPr>
          <w:rFonts w:ascii="Times New Roman" w:eastAsia="SimSun" w:hAnsi="Times New Roman"/>
          <w:sz w:val="24"/>
        </w:rPr>
        <w:t>Если первичное взвешивание осуществлялось непосредственно на ферме, то повторное взвешивание не выполняется.</w:t>
      </w:r>
    </w:p>
    <w:p w14:paraId="2109A97B" w14:textId="49F434A9" w:rsidR="00A5059B" w:rsidRPr="00321F2A" w:rsidRDefault="00A5059B" w:rsidP="00A505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321F2A">
        <w:rPr>
          <w:rFonts w:ascii="Times New Roman" w:eastAsia="SimSun" w:hAnsi="Times New Roman"/>
          <w:sz w:val="24"/>
        </w:rPr>
        <w:t xml:space="preserve">При повторном взвешивании, </w:t>
      </w:r>
      <w:r>
        <w:rPr>
          <w:rFonts w:ascii="Times New Roman" w:eastAsia="SimSun" w:hAnsi="Times New Roman"/>
          <w:sz w:val="24"/>
        </w:rPr>
        <w:t>в случае обнаружения разницы в весе</w:t>
      </w:r>
      <w:r w:rsidRPr="00321F2A">
        <w:rPr>
          <w:rFonts w:ascii="Times New Roman" w:eastAsia="SimSun" w:hAnsi="Times New Roman"/>
          <w:sz w:val="24"/>
        </w:rPr>
        <w:t xml:space="preserve">, весовщик уведомляет главного зоотехника Общества и ЗГД </w:t>
      </w:r>
      <w:r w:rsidR="002C61FC">
        <w:rPr>
          <w:rFonts w:ascii="Times New Roman" w:eastAsia="SimSun" w:hAnsi="Times New Roman"/>
          <w:sz w:val="24"/>
        </w:rPr>
        <w:t>О</w:t>
      </w:r>
      <w:r w:rsidRPr="00321F2A">
        <w:rPr>
          <w:rFonts w:ascii="Times New Roman" w:eastAsia="SimSun" w:hAnsi="Times New Roman"/>
          <w:sz w:val="24"/>
        </w:rPr>
        <w:t>бщества по телефону.</w:t>
      </w:r>
    </w:p>
    <w:p w14:paraId="7D38860B" w14:textId="641B075C" w:rsidR="00A5059B" w:rsidRPr="00A5059B" w:rsidRDefault="00A5059B" w:rsidP="00924A07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A5059B">
        <w:rPr>
          <w:rFonts w:ascii="Times New Roman" w:eastAsia="SimSun" w:hAnsi="Times New Roman"/>
          <w:sz w:val="24"/>
        </w:rPr>
        <w:t xml:space="preserve">ЗГД Общества принимает решение о принятии/не принятии сена или соломы по фактическому весу и необходимости инициирования служебной проверки по факту расхождения веса. </w:t>
      </w:r>
    </w:p>
    <w:p w14:paraId="02911B58" w14:textId="02DB2D18" w:rsidR="006F6AB8" w:rsidRDefault="006F6AB8" w:rsidP="006B2C83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F6AB8">
        <w:rPr>
          <w:rStyle w:val="a8"/>
          <w:rFonts w:ascii="Times New Roman" w:hAnsi="Times New Roman" w:cs="Times New Roman"/>
          <w:b w:val="0"/>
        </w:rPr>
        <w:t>Зоотехник Общества</w:t>
      </w:r>
      <w:r w:rsidR="00680937">
        <w:rPr>
          <w:rStyle w:val="a8"/>
          <w:rFonts w:ascii="Times New Roman" w:hAnsi="Times New Roman" w:cs="Times New Roman"/>
          <w:b w:val="0"/>
        </w:rPr>
        <w:t>/</w:t>
      </w:r>
      <w:r w:rsidRPr="006F6AB8">
        <w:rPr>
          <w:rStyle w:val="a8"/>
          <w:rFonts w:ascii="Times New Roman" w:hAnsi="Times New Roman" w:cs="Times New Roman"/>
          <w:b w:val="0"/>
        </w:rPr>
        <w:t xml:space="preserve">заведующий МТФ проводит органолептическую проверку поступившего </w:t>
      </w:r>
      <w:r w:rsidR="005E5E2C" w:rsidRPr="00E028F7">
        <w:rPr>
          <w:rStyle w:val="a8"/>
          <w:rFonts w:ascii="Times New Roman" w:hAnsi="Times New Roman" w:cs="Times New Roman"/>
          <w:b w:val="0"/>
        </w:rPr>
        <w:t>сена и соломы</w:t>
      </w:r>
      <w:r w:rsidRPr="00E028F7">
        <w:rPr>
          <w:rStyle w:val="a8"/>
          <w:rFonts w:ascii="Times New Roman" w:hAnsi="Times New Roman" w:cs="Times New Roman"/>
          <w:b w:val="0"/>
        </w:rPr>
        <w:t>.</w:t>
      </w:r>
      <w:r w:rsidRPr="006F6AB8">
        <w:rPr>
          <w:rStyle w:val="a8"/>
          <w:rFonts w:ascii="Times New Roman" w:hAnsi="Times New Roman" w:cs="Times New Roman"/>
          <w:b w:val="0"/>
        </w:rPr>
        <w:t xml:space="preserve"> При проверке </w:t>
      </w:r>
      <w:r w:rsidR="005E5E2C" w:rsidRPr="00E028F7">
        <w:rPr>
          <w:rStyle w:val="a8"/>
          <w:rFonts w:ascii="Times New Roman" w:hAnsi="Times New Roman" w:cs="Times New Roman"/>
          <w:b w:val="0"/>
        </w:rPr>
        <w:t>сена и соломы</w:t>
      </w:r>
      <w:r w:rsidRPr="006F6AB8">
        <w:rPr>
          <w:rStyle w:val="a8"/>
          <w:rFonts w:ascii="Times New Roman" w:hAnsi="Times New Roman" w:cs="Times New Roman"/>
          <w:b w:val="0"/>
        </w:rPr>
        <w:t xml:space="preserve"> обращают внимание на </w:t>
      </w:r>
      <w:r>
        <w:rPr>
          <w:rStyle w:val="a8"/>
          <w:rFonts w:ascii="Times New Roman" w:hAnsi="Times New Roman" w:cs="Times New Roman"/>
          <w:b w:val="0"/>
        </w:rPr>
        <w:t>внешний вид, цвет, запах, структуру</w:t>
      </w:r>
      <w:r w:rsidRPr="006F6AB8">
        <w:rPr>
          <w:rStyle w:val="a8"/>
          <w:rFonts w:ascii="Times New Roman" w:hAnsi="Times New Roman" w:cs="Times New Roman"/>
          <w:b w:val="0"/>
        </w:rPr>
        <w:t xml:space="preserve">. </w:t>
      </w:r>
    </w:p>
    <w:p w14:paraId="037164D6" w14:textId="41488271" w:rsidR="006F6AB8" w:rsidRDefault="006F6AB8" w:rsidP="006A01C7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При проведении </w:t>
      </w:r>
      <w:r w:rsidRPr="006F6AB8">
        <w:rPr>
          <w:rStyle w:val="a8"/>
          <w:rFonts w:ascii="Times New Roman" w:hAnsi="Times New Roman" w:cs="Times New Roman"/>
          <w:b w:val="0"/>
        </w:rPr>
        <w:t>органолептической проверки</w:t>
      </w:r>
      <w:r>
        <w:rPr>
          <w:rStyle w:val="a8"/>
          <w:rFonts w:ascii="Times New Roman" w:hAnsi="Times New Roman" w:cs="Times New Roman"/>
          <w:b w:val="0"/>
        </w:rPr>
        <w:t xml:space="preserve"> </w:t>
      </w:r>
      <w:r w:rsidR="00696A7A">
        <w:rPr>
          <w:rStyle w:val="a8"/>
          <w:rFonts w:ascii="Times New Roman" w:hAnsi="Times New Roman" w:cs="Times New Roman"/>
          <w:b w:val="0"/>
        </w:rPr>
        <w:t>качественное сено должно соответствовать следующим характеристикам</w:t>
      </w:r>
      <w:r>
        <w:rPr>
          <w:rStyle w:val="a8"/>
          <w:rFonts w:ascii="Times New Roman" w:hAnsi="Times New Roman" w:cs="Times New Roman"/>
          <w:b w:val="0"/>
        </w:rPr>
        <w:t>:</w:t>
      </w:r>
    </w:p>
    <w:p w14:paraId="592F7FA7" w14:textId="2516FED7" w:rsidR="006F6AB8" w:rsidRDefault="00696A7A" w:rsidP="006F6AB8">
      <w:pPr>
        <w:pStyle w:val="2"/>
        <w:numPr>
          <w:ilvl w:val="0"/>
          <w:numId w:val="32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отсутствие</w:t>
      </w:r>
      <w:r w:rsidR="00583201" w:rsidRPr="00583201">
        <w:rPr>
          <w:rStyle w:val="a8"/>
          <w:rFonts w:ascii="Times New Roman" w:hAnsi="Times New Roman" w:cs="Times New Roman"/>
          <w:b w:val="0"/>
        </w:rPr>
        <w:t xml:space="preserve"> признаков прелости, отсутствие заплесневелых пластов</w:t>
      </w:r>
      <w:r>
        <w:rPr>
          <w:rStyle w:val="a8"/>
          <w:rFonts w:ascii="Times New Roman" w:hAnsi="Times New Roman" w:cs="Times New Roman"/>
          <w:b w:val="0"/>
        </w:rPr>
        <w:t>;</w:t>
      </w:r>
    </w:p>
    <w:p w14:paraId="777A8FFB" w14:textId="77777777" w:rsidR="00696A7A" w:rsidRDefault="00696A7A" w:rsidP="00F73654">
      <w:pPr>
        <w:pStyle w:val="2"/>
        <w:numPr>
          <w:ilvl w:val="0"/>
          <w:numId w:val="32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 w:rsidRPr="00696A7A">
        <w:rPr>
          <w:rStyle w:val="a8"/>
          <w:rFonts w:ascii="Times New Roman" w:hAnsi="Times New Roman" w:cs="Times New Roman"/>
          <w:b w:val="0"/>
        </w:rPr>
        <w:t>отсутствие признаков затхлого, плесневого, гнилостного и других посторонних запахов;</w:t>
      </w:r>
    </w:p>
    <w:p w14:paraId="682EFE5B" w14:textId="36D07DE5" w:rsidR="00696A7A" w:rsidRPr="00696A7A" w:rsidRDefault="00696A7A" w:rsidP="00F73654">
      <w:pPr>
        <w:pStyle w:val="2"/>
        <w:numPr>
          <w:ilvl w:val="0"/>
          <w:numId w:val="32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 w:rsidRPr="00696A7A">
        <w:rPr>
          <w:rStyle w:val="a8"/>
          <w:rFonts w:ascii="Times New Roman" w:hAnsi="Times New Roman" w:cs="Times New Roman"/>
          <w:b w:val="0"/>
        </w:rPr>
        <w:t>цвет для сена сеяного бобового и бобово-злакового - от зеленого и зеленовато-желтого до светло-бурого;</w:t>
      </w:r>
    </w:p>
    <w:p w14:paraId="6DE0D4E1" w14:textId="77777777" w:rsidR="00696A7A" w:rsidRPr="00696A7A" w:rsidRDefault="00696A7A" w:rsidP="00696A7A">
      <w:pPr>
        <w:pStyle w:val="2"/>
        <w:numPr>
          <w:ilvl w:val="0"/>
          <w:numId w:val="32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 w:rsidRPr="00696A7A">
        <w:rPr>
          <w:rStyle w:val="a8"/>
          <w:rFonts w:ascii="Times New Roman" w:hAnsi="Times New Roman" w:cs="Times New Roman"/>
          <w:b w:val="0"/>
        </w:rPr>
        <w:lastRenderedPageBreak/>
        <w:t>цвет для сена сеяного злакового или естественных кормовых угодий - от зеленого до желто-зеленого или зелено бурого;</w:t>
      </w:r>
    </w:p>
    <w:p w14:paraId="03C55389" w14:textId="7E419950" w:rsidR="006F6AB8" w:rsidRDefault="00696A7A" w:rsidP="006F6AB8">
      <w:pPr>
        <w:pStyle w:val="2"/>
        <w:numPr>
          <w:ilvl w:val="0"/>
          <w:numId w:val="32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отсутствие </w:t>
      </w:r>
      <w:r w:rsidR="006F6AB8">
        <w:rPr>
          <w:rStyle w:val="a8"/>
          <w:rFonts w:ascii="Times New Roman" w:hAnsi="Times New Roman" w:cs="Times New Roman"/>
          <w:b w:val="0"/>
        </w:rPr>
        <w:t>в</w:t>
      </w:r>
      <w:r w:rsidR="006F6AB8" w:rsidRPr="006F6AB8">
        <w:rPr>
          <w:rStyle w:val="a8"/>
          <w:rFonts w:ascii="Times New Roman" w:hAnsi="Times New Roman" w:cs="Times New Roman"/>
          <w:b w:val="0"/>
        </w:rPr>
        <w:t xml:space="preserve"> сене ядовитых, сорных трав, мусора</w:t>
      </w:r>
      <w:r>
        <w:rPr>
          <w:rStyle w:val="a8"/>
          <w:rFonts w:ascii="Times New Roman" w:hAnsi="Times New Roman" w:cs="Times New Roman"/>
          <w:b w:val="0"/>
        </w:rPr>
        <w:t>.</w:t>
      </w:r>
    </w:p>
    <w:p w14:paraId="550752EB" w14:textId="766E475C" w:rsidR="006F6AB8" w:rsidRDefault="006F6AB8" w:rsidP="006A01C7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При проведении </w:t>
      </w:r>
      <w:r w:rsidRPr="006F6AB8">
        <w:rPr>
          <w:rStyle w:val="a8"/>
          <w:rFonts w:ascii="Times New Roman" w:hAnsi="Times New Roman" w:cs="Times New Roman"/>
          <w:b w:val="0"/>
        </w:rPr>
        <w:t>органолептической проверки</w:t>
      </w:r>
      <w:r>
        <w:rPr>
          <w:rStyle w:val="a8"/>
          <w:rFonts w:ascii="Times New Roman" w:hAnsi="Times New Roman" w:cs="Times New Roman"/>
          <w:b w:val="0"/>
        </w:rPr>
        <w:t xml:space="preserve"> соломы необходимо учитывать</w:t>
      </w:r>
      <w:r w:rsidR="002C61FC">
        <w:rPr>
          <w:rStyle w:val="a8"/>
          <w:rFonts w:ascii="Times New Roman" w:hAnsi="Times New Roman" w:cs="Times New Roman"/>
          <w:b w:val="0"/>
        </w:rPr>
        <w:t xml:space="preserve"> параметры</w:t>
      </w:r>
      <w:r>
        <w:rPr>
          <w:rStyle w:val="a8"/>
          <w:rFonts w:ascii="Times New Roman" w:hAnsi="Times New Roman" w:cs="Times New Roman"/>
          <w:b w:val="0"/>
        </w:rPr>
        <w:t>:</w:t>
      </w:r>
    </w:p>
    <w:p w14:paraId="1504D3F2" w14:textId="09913871" w:rsidR="006F6AB8" w:rsidRDefault="007A0231" w:rsidP="006F6AB8">
      <w:pPr>
        <w:pStyle w:val="2"/>
        <w:numPr>
          <w:ilvl w:val="0"/>
          <w:numId w:val="32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сухая, светлая без признаков плесени;</w:t>
      </w:r>
    </w:p>
    <w:p w14:paraId="232EFEA6" w14:textId="1E947EBC" w:rsidR="007A0231" w:rsidRDefault="007A0231" w:rsidP="006F6AB8">
      <w:pPr>
        <w:pStyle w:val="2"/>
        <w:numPr>
          <w:ilvl w:val="0"/>
          <w:numId w:val="32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свежий, свойственный сухой траве запах;</w:t>
      </w:r>
    </w:p>
    <w:p w14:paraId="43C76F58" w14:textId="4F1F8558" w:rsidR="006F6AB8" w:rsidRPr="007A0231" w:rsidRDefault="007A0231" w:rsidP="007A0231">
      <w:pPr>
        <w:pStyle w:val="2"/>
        <w:numPr>
          <w:ilvl w:val="0"/>
          <w:numId w:val="32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жесткая, легко ломается.</w:t>
      </w:r>
    </w:p>
    <w:p w14:paraId="1158AA21" w14:textId="130F2899" w:rsidR="00E028F7" w:rsidRDefault="00E028F7" w:rsidP="006B2C83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F6AB8">
        <w:rPr>
          <w:rStyle w:val="a8"/>
          <w:rFonts w:ascii="Times New Roman" w:hAnsi="Times New Roman" w:cs="Times New Roman"/>
          <w:b w:val="0"/>
        </w:rPr>
        <w:t>Зоотехник Общества</w:t>
      </w:r>
      <w:r w:rsidR="00680937">
        <w:rPr>
          <w:rStyle w:val="a8"/>
          <w:rFonts w:ascii="Times New Roman" w:hAnsi="Times New Roman" w:cs="Times New Roman"/>
          <w:b w:val="0"/>
        </w:rPr>
        <w:t>/</w:t>
      </w:r>
      <w:r w:rsidRPr="006F6AB8">
        <w:rPr>
          <w:rStyle w:val="a8"/>
          <w:rFonts w:ascii="Times New Roman" w:hAnsi="Times New Roman" w:cs="Times New Roman"/>
          <w:b w:val="0"/>
        </w:rPr>
        <w:t>заведующий МТФ</w:t>
      </w:r>
      <w:r>
        <w:rPr>
          <w:rStyle w:val="a8"/>
          <w:rFonts w:ascii="Times New Roman" w:hAnsi="Times New Roman" w:cs="Times New Roman"/>
          <w:b w:val="0"/>
        </w:rPr>
        <w:t xml:space="preserve"> при приемке тюков проверяют сено и солому на влажность при помощи влагомера.</w:t>
      </w:r>
      <w:r w:rsidR="00930FD0">
        <w:rPr>
          <w:rStyle w:val="a8"/>
          <w:rFonts w:ascii="Times New Roman" w:hAnsi="Times New Roman" w:cs="Times New Roman"/>
          <w:b w:val="0"/>
        </w:rPr>
        <w:t xml:space="preserve"> Тюки, влажность которых превышает 18%, следует отставить в сторону от основного хранилища и разрезать для просушки. В противном случае существует риск самовозгорания.</w:t>
      </w:r>
    </w:p>
    <w:p w14:paraId="49FD7365" w14:textId="7CC05EF6" w:rsidR="00930FD0" w:rsidRDefault="00930FD0" w:rsidP="006B2C83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6F6AB8">
        <w:rPr>
          <w:rStyle w:val="a8"/>
          <w:rFonts w:ascii="Times New Roman" w:hAnsi="Times New Roman" w:cs="Times New Roman"/>
          <w:b w:val="0"/>
        </w:rPr>
        <w:t>Зоотехник Общества</w:t>
      </w:r>
      <w:r w:rsidR="00680937">
        <w:rPr>
          <w:rStyle w:val="a8"/>
          <w:rFonts w:ascii="Times New Roman" w:hAnsi="Times New Roman" w:cs="Times New Roman"/>
          <w:b w:val="0"/>
        </w:rPr>
        <w:t>/</w:t>
      </w:r>
      <w:r w:rsidRPr="006F6AB8">
        <w:rPr>
          <w:rStyle w:val="a8"/>
          <w:rFonts w:ascii="Times New Roman" w:hAnsi="Times New Roman" w:cs="Times New Roman"/>
          <w:b w:val="0"/>
        </w:rPr>
        <w:t>заведующий МТФ</w:t>
      </w:r>
      <w:r>
        <w:rPr>
          <w:rStyle w:val="a8"/>
          <w:rFonts w:ascii="Times New Roman" w:hAnsi="Times New Roman" w:cs="Times New Roman"/>
          <w:b w:val="0"/>
        </w:rPr>
        <w:t xml:space="preserve"> не менее одного раза в 4 дня проводят повторную проверку оставленных на просушку тюков на влажность.</w:t>
      </w:r>
    </w:p>
    <w:p w14:paraId="13D2AEED" w14:textId="1891931B" w:rsidR="006F6AB8" w:rsidRPr="00C612E0" w:rsidRDefault="006F6AB8" w:rsidP="006B2C83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C612E0">
        <w:rPr>
          <w:rStyle w:val="a8"/>
          <w:rFonts w:ascii="Times New Roman" w:hAnsi="Times New Roman" w:cs="Times New Roman"/>
          <w:b w:val="0"/>
        </w:rPr>
        <w:t xml:space="preserve">При неудовлетворительном качестве </w:t>
      </w:r>
      <w:r w:rsidR="007A0231" w:rsidRPr="00C612E0">
        <w:rPr>
          <w:rStyle w:val="a8"/>
          <w:rFonts w:ascii="Times New Roman" w:hAnsi="Times New Roman" w:cs="Times New Roman"/>
          <w:b w:val="0"/>
        </w:rPr>
        <w:t>сена или соломы</w:t>
      </w:r>
      <w:r w:rsidRPr="00C612E0">
        <w:rPr>
          <w:rStyle w:val="a8"/>
          <w:rFonts w:ascii="Times New Roman" w:hAnsi="Times New Roman" w:cs="Times New Roman"/>
          <w:b w:val="0"/>
        </w:rPr>
        <w:t xml:space="preserve"> зоотехник Общества</w:t>
      </w:r>
      <w:r w:rsidR="00680937">
        <w:rPr>
          <w:rStyle w:val="a8"/>
          <w:rFonts w:ascii="Times New Roman" w:hAnsi="Times New Roman" w:cs="Times New Roman"/>
          <w:b w:val="0"/>
        </w:rPr>
        <w:t>/</w:t>
      </w:r>
      <w:r w:rsidRPr="00C612E0">
        <w:rPr>
          <w:rStyle w:val="a8"/>
          <w:rFonts w:ascii="Times New Roman" w:hAnsi="Times New Roman" w:cs="Times New Roman"/>
          <w:b w:val="0"/>
        </w:rPr>
        <w:t>заведующий МТФ отклоняет приемку и оповещает об этом ЗГД Общества. Оповещение производится посредством телефонного звонка.</w:t>
      </w:r>
    </w:p>
    <w:p w14:paraId="148D772B" w14:textId="4926A670" w:rsidR="006F6AB8" w:rsidRPr="00E16F45" w:rsidRDefault="006F6AB8" w:rsidP="003D73BC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E16F45">
        <w:rPr>
          <w:rStyle w:val="a8"/>
          <w:rFonts w:ascii="Times New Roman" w:hAnsi="Times New Roman" w:cs="Times New Roman"/>
          <w:b w:val="0"/>
        </w:rPr>
        <w:t xml:space="preserve">При удовлетворительном качестве </w:t>
      </w:r>
      <w:r w:rsidR="007A0231" w:rsidRPr="00E16F45">
        <w:rPr>
          <w:rStyle w:val="a8"/>
          <w:rFonts w:ascii="Times New Roman" w:hAnsi="Times New Roman" w:cs="Times New Roman"/>
          <w:b w:val="0"/>
        </w:rPr>
        <w:t>сена или соломы</w:t>
      </w:r>
      <w:r w:rsidRPr="00E16F45">
        <w:rPr>
          <w:rStyle w:val="a8"/>
          <w:rFonts w:ascii="Times New Roman" w:hAnsi="Times New Roman" w:cs="Times New Roman"/>
          <w:b w:val="0"/>
        </w:rPr>
        <w:t xml:space="preserve"> зоотехник Общества</w:t>
      </w:r>
      <w:r w:rsidR="00680937">
        <w:rPr>
          <w:rStyle w:val="a8"/>
          <w:rFonts w:ascii="Times New Roman" w:hAnsi="Times New Roman" w:cs="Times New Roman"/>
          <w:b w:val="0"/>
        </w:rPr>
        <w:t>/</w:t>
      </w:r>
      <w:r w:rsidRPr="00E16F45">
        <w:rPr>
          <w:rStyle w:val="a8"/>
          <w:rFonts w:ascii="Times New Roman" w:hAnsi="Times New Roman" w:cs="Times New Roman"/>
          <w:b w:val="0"/>
        </w:rPr>
        <w:t>заведующий МТФ</w:t>
      </w:r>
      <w:r w:rsidR="00131693" w:rsidRPr="00E16F45">
        <w:rPr>
          <w:rStyle w:val="a8"/>
          <w:rFonts w:ascii="Times New Roman" w:hAnsi="Times New Roman" w:cs="Times New Roman"/>
          <w:b w:val="0"/>
        </w:rPr>
        <w:t xml:space="preserve"> </w:t>
      </w:r>
      <w:r w:rsidR="00E16F45" w:rsidRPr="00E16F45">
        <w:rPr>
          <w:rStyle w:val="a8"/>
          <w:rFonts w:ascii="Times New Roman" w:hAnsi="Times New Roman" w:cs="Times New Roman"/>
          <w:b w:val="0"/>
        </w:rPr>
        <w:t>организует складирование поступившего сена или соломы под навесами или открытым небом. При этом предпочтение отдается хранению под навесом.</w:t>
      </w:r>
    </w:p>
    <w:p w14:paraId="37264578" w14:textId="7F06CFDF" w:rsidR="007A0231" w:rsidRPr="00E16F45" w:rsidRDefault="007A0231" w:rsidP="00EB1080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E16F45">
        <w:rPr>
          <w:rStyle w:val="a8"/>
          <w:rFonts w:ascii="Times New Roman" w:hAnsi="Times New Roman" w:cs="Times New Roman"/>
          <w:b w:val="0"/>
        </w:rPr>
        <w:t>Круглые тюки, складируемые под открытым небом, должны укладываться по методу «пирамиды» из расчета 5 тюков у основания и 5 тюков в высоту.</w:t>
      </w:r>
    </w:p>
    <w:p w14:paraId="45EDEC07" w14:textId="604B7981" w:rsidR="007A0231" w:rsidRDefault="007A0231" w:rsidP="00C612E0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C612E0">
        <w:rPr>
          <w:rStyle w:val="a8"/>
          <w:rFonts w:ascii="Times New Roman" w:hAnsi="Times New Roman" w:cs="Times New Roman"/>
          <w:b w:val="0"/>
        </w:rPr>
        <w:t>Квадратные тюки</w:t>
      </w:r>
      <w:r w:rsidR="00CA0305" w:rsidRPr="00C612E0">
        <w:rPr>
          <w:rStyle w:val="a8"/>
          <w:rFonts w:ascii="Times New Roman" w:hAnsi="Times New Roman" w:cs="Times New Roman"/>
          <w:b w:val="0"/>
        </w:rPr>
        <w:t>, складируемые под открытым небом, должны быть защищены от воздействия осадков путем укрытия их пленкой или рассыпной соломой.</w:t>
      </w:r>
    </w:p>
    <w:p w14:paraId="5A2EE070" w14:textId="307F7794" w:rsidR="00CC0438" w:rsidRPr="00583201" w:rsidRDefault="00CC0438" w:rsidP="00CC0438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583201">
        <w:rPr>
          <w:rFonts w:ascii="Times New Roman" w:eastAsia="SimSun" w:hAnsi="Times New Roman" w:cs="Times New Roman"/>
          <w:sz w:val="24"/>
          <w:szCs w:val="24"/>
          <w:lang w:eastAsia="ru-RU"/>
        </w:rPr>
        <w:t>Зоотехником Общества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/заведующим</w:t>
      </w:r>
      <w:r w:rsidRPr="00583201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МТФ</w:t>
      </w:r>
      <w:r w:rsidRPr="00583201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при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окончании приемки текущего дня</w:t>
      </w:r>
      <w:r w:rsidRPr="00583201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инициируется работа комиссии по приемке грубых и сочных кормов.</w:t>
      </w:r>
    </w:p>
    <w:p w14:paraId="536504C6" w14:textId="5B9CFCE1" w:rsidR="00CC0438" w:rsidRPr="006B2C83" w:rsidRDefault="00CC0438" w:rsidP="00CC0438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583201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Комиссия по приемке грубых и сочных кормов формирует и подписывает Акт приема грубых и сочных кормов (Приложение 3), в котором отражает информацию о № отделении и поле, с которого происходила уборка зеленой массы,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масса принятого сена/соломы</w:t>
      </w:r>
      <w:r w:rsidR="00CD3B6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CD3B6B" w:rsidRPr="00E0566E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и процент </w:t>
      </w:r>
      <w:r w:rsidR="00CD3B6B">
        <w:rPr>
          <w:rFonts w:ascii="Times New Roman" w:eastAsia="SimSun" w:hAnsi="Times New Roman" w:cs="Times New Roman"/>
          <w:sz w:val="24"/>
          <w:szCs w:val="24"/>
          <w:lang w:eastAsia="ru-RU"/>
        </w:rPr>
        <w:t>усушки</w:t>
      </w:r>
      <w:r w:rsidR="00CD3B6B" w:rsidRPr="00E0566E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Процент </w:t>
      </w:r>
      <w:r w:rsidR="00CD3B6B">
        <w:rPr>
          <w:rFonts w:ascii="Times New Roman" w:eastAsia="SimSun" w:hAnsi="Times New Roman" w:cs="Times New Roman"/>
          <w:sz w:val="24"/>
          <w:szCs w:val="24"/>
          <w:lang w:eastAsia="ru-RU"/>
        </w:rPr>
        <w:t>усушки</w:t>
      </w:r>
      <w:r w:rsidR="00CD3B6B" w:rsidRPr="00E0566E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указывается в соответствии с Приказом «О нормировании угара (потери, сора, усадки, усушки) кормов собственного производства для КРС».</w:t>
      </w:r>
    </w:p>
    <w:p w14:paraId="657502D5" w14:textId="77777777" w:rsidR="00CC0438" w:rsidRPr="006B2C83" w:rsidRDefault="00CC0438" w:rsidP="00CC0438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 xml:space="preserve"> 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Комиссия по приемке грубых и сочных кормов передает Акт приема грубых и сочных кормов на утверждение ЗГД Общества.</w:t>
      </w:r>
    </w:p>
    <w:p w14:paraId="54FA9C97" w14:textId="77777777" w:rsidR="00CC0438" w:rsidRPr="006B2C83" w:rsidRDefault="00CC0438" w:rsidP="00CC0438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ЗГД Общества передает утвержденный Акт приема грубых и сочных кормов в службу бухгалтерского учета Общества.</w:t>
      </w:r>
    </w:p>
    <w:p w14:paraId="2D562652" w14:textId="09E64AF1" w:rsidR="00CC0438" w:rsidRDefault="00CC0438" w:rsidP="00CC0438">
      <w:pPr>
        <w:pStyle w:val="aff2"/>
        <w:numPr>
          <w:ilvl w:val="3"/>
          <w:numId w:val="6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Служба бухгалтерского учета Общества на основании Акта приема грубых и сочных кормов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приходует корма </w:t>
      </w:r>
      <w:r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1С: БСХП</w:t>
      </w:r>
      <w:r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на склад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фермы</w:t>
      </w:r>
      <w:r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с одновременным списанием зеленой массы</w:t>
      </w:r>
      <w:r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со склада </w:t>
      </w:r>
      <w:r w:rsidRPr="0055709C">
        <w:rPr>
          <w:rFonts w:ascii="Times New Roman" w:eastAsia="SimSun" w:hAnsi="Times New Roman" w:cs="Times New Roman"/>
          <w:sz w:val="24"/>
          <w:szCs w:val="24"/>
          <w:lang w:eastAsia="ru-RU"/>
        </w:rPr>
        <w:t>бригад</w:t>
      </w:r>
      <w:r w:rsidRPr="0021253B">
        <w:rPr>
          <w:rFonts w:ascii="Times New Roman" w:eastAsia="SimSun" w:hAnsi="Times New Roman" w:cs="Times New Roman"/>
          <w:sz w:val="24"/>
          <w:szCs w:val="24"/>
          <w:lang w:eastAsia="ru-RU"/>
        </w:rPr>
        <w:t>ы, задействованной в уборке кормовой культуры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</w:t>
      </w:r>
      <w:r w:rsidRPr="006B2C83">
        <w:rPr>
          <w:rFonts w:ascii="Times New Roman" w:eastAsia="SimSun" w:hAnsi="Times New Roman" w:cs="Times New Roman"/>
          <w:sz w:val="24"/>
          <w:szCs w:val="24"/>
          <w:lang w:eastAsia="ru-RU"/>
        </w:rPr>
        <w:t>Акта приема грубых и сочных кормов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хранится в службе бухгалтерского учета Общества.</w:t>
      </w:r>
    </w:p>
    <w:p w14:paraId="7B8808BE" w14:textId="038F8058" w:rsidR="007F6466" w:rsidRPr="000B2A2C" w:rsidRDefault="007F6466" w:rsidP="007F6466">
      <w:pPr>
        <w:pStyle w:val="20"/>
        <w:numPr>
          <w:ilvl w:val="1"/>
          <w:numId w:val="6"/>
        </w:numPr>
        <w:tabs>
          <w:tab w:val="clear" w:pos="720"/>
          <w:tab w:val="left" w:pos="709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78" w:name="_Toc204332099"/>
      <w:r>
        <w:rPr>
          <w:rFonts w:ascii="Times New Roman" w:hAnsi="Times New Roman" w:cs="Times New Roman"/>
        </w:rPr>
        <w:t>Выемка корма</w:t>
      </w:r>
      <w:r w:rsidR="003F52A7">
        <w:rPr>
          <w:rFonts w:ascii="Times New Roman" w:hAnsi="Times New Roman" w:cs="Times New Roman"/>
        </w:rPr>
        <w:t xml:space="preserve"> из места хранения</w:t>
      </w:r>
      <w:bookmarkEnd w:id="78"/>
    </w:p>
    <w:p w14:paraId="36F52571" w14:textId="61F68A7B" w:rsidR="007F6466" w:rsidRDefault="007F6466" w:rsidP="007F6466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3F52A7">
        <w:rPr>
          <w:rStyle w:val="a8"/>
          <w:rFonts w:ascii="Times New Roman" w:hAnsi="Times New Roman" w:cs="Times New Roman"/>
          <w:b w:val="0"/>
        </w:rPr>
        <w:t>При выемке силоса или сенажа</w:t>
      </w:r>
      <w:r>
        <w:rPr>
          <w:rStyle w:val="a8"/>
          <w:rFonts w:ascii="Times New Roman" w:hAnsi="Times New Roman" w:cs="Times New Roman"/>
          <w:b w:val="0"/>
        </w:rPr>
        <w:t xml:space="preserve"> из места хранения необходимо соблюдать следующие требования:</w:t>
      </w:r>
    </w:p>
    <w:p w14:paraId="4A2B759D" w14:textId="2F32499E" w:rsidR="007F6466" w:rsidRDefault="007F6466" w:rsidP="007F6466">
      <w:pPr>
        <w:pStyle w:val="2"/>
        <w:numPr>
          <w:ilvl w:val="2"/>
          <w:numId w:val="41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выбирать силос или сенаж вертикальными слоями (сверху до дна хранилища);</w:t>
      </w:r>
    </w:p>
    <w:p w14:paraId="5CB22BC2" w14:textId="6584E9C1" w:rsidR="00D250C7" w:rsidRDefault="00080A89" w:rsidP="007F6466">
      <w:pPr>
        <w:pStyle w:val="2"/>
        <w:numPr>
          <w:ilvl w:val="2"/>
          <w:numId w:val="41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ежедневно </w:t>
      </w:r>
      <w:r w:rsidR="00D250C7">
        <w:rPr>
          <w:rStyle w:val="a8"/>
          <w:rFonts w:ascii="Times New Roman" w:hAnsi="Times New Roman" w:cs="Times New Roman"/>
          <w:b w:val="0"/>
        </w:rPr>
        <w:t xml:space="preserve">обновлять срез, во избежание потерь корма из-за доступа кислорода, а в случае неблагоприятных погодных условий (высокая влажность, резкое повышение температуры) – два раза в сутки; </w:t>
      </w:r>
    </w:p>
    <w:p w14:paraId="373EF024" w14:textId="58331118" w:rsidR="00D250C7" w:rsidRDefault="00D250C7" w:rsidP="007F6466">
      <w:pPr>
        <w:pStyle w:val="2"/>
        <w:numPr>
          <w:ilvl w:val="2"/>
          <w:numId w:val="41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при отсутствии </w:t>
      </w:r>
      <w:r w:rsidR="00AF08C7">
        <w:rPr>
          <w:rStyle w:val="a8"/>
          <w:rFonts w:ascii="Times New Roman" w:hAnsi="Times New Roman" w:cs="Times New Roman"/>
          <w:b w:val="0"/>
        </w:rPr>
        <w:t xml:space="preserve">возможности обновить </w:t>
      </w:r>
      <w:r>
        <w:rPr>
          <w:rStyle w:val="a8"/>
          <w:rFonts w:ascii="Times New Roman" w:hAnsi="Times New Roman" w:cs="Times New Roman"/>
          <w:b w:val="0"/>
        </w:rPr>
        <w:t>срез</w:t>
      </w:r>
      <w:r w:rsidR="00AF08C7">
        <w:rPr>
          <w:rStyle w:val="a8"/>
          <w:rFonts w:ascii="Times New Roman" w:hAnsi="Times New Roman" w:cs="Times New Roman"/>
          <w:b w:val="0"/>
        </w:rPr>
        <w:t>, его</w:t>
      </w:r>
      <w:r>
        <w:rPr>
          <w:rStyle w:val="a8"/>
          <w:rFonts w:ascii="Times New Roman" w:hAnsi="Times New Roman" w:cs="Times New Roman"/>
          <w:b w:val="0"/>
        </w:rPr>
        <w:t xml:space="preserve"> необходимо герметично укрыть пленкой</w:t>
      </w:r>
      <w:r w:rsidR="00AF08C7">
        <w:rPr>
          <w:rStyle w:val="a8"/>
          <w:rFonts w:ascii="Times New Roman" w:hAnsi="Times New Roman" w:cs="Times New Roman"/>
          <w:b w:val="0"/>
        </w:rPr>
        <w:t>;</w:t>
      </w:r>
      <w:r>
        <w:rPr>
          <w:rStyle w:val="a8"/>
          <w:rFonts w:ascii="Times New Roman" w:hAnsi="Times New Roman" w:cs="Times New Roman"/>
          <w:b w:val="0"/>
        </w:rPr>
        <w:t xml:space="preserve"> </w:t>
      </w:r>
    </w:p>
    <w:p w14:paraId="390D413B" w14:textId="5551CE82" w:rsidR="007F6466" w:rsidRDefault="007F6466" w:rsidP="007F6466">
      <w:pPr>
        <w:pStyle w:val="2"/>
        <w:numPr>
          <w:ilvl w:val="2"/>
          <w:numId w:val="41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укрывную пленку снимать постепенно с одной стороны хранилища на ширину, обеспечивающую суточную или двухсуточную потребность в корме</w:t>
      </w:r>
      <w:r w:rsidR="00841C7F" w:rsidRPr="00841C7F">
        <w:rPr>
          <w:rStyle w:val="a8"/>
          <w:rFonts w:ascii="Times New Roman" w:hAnsi="Times New Roman" w:cs="Times New Roman"/>
          <w:b w:val="0"/>
        </w:rPr>
        <w:t xml:space="preserve"> </w:t>
      </w:r>
      <w:r w:rsidR="00841C7F">
        <w:rPr>
          <w:rStyle w:val="a8"/>
          <w:rFonts w:ascii="Times New Roman" w:hAnsi="Times New Roman" w:cs="Times New Roman"/>
          <w:b w:val="0"/>
        </w:rPr>
        <w:t>для минимизации доступа воздуха к оставшейся массе</w:t>
      </w:r>
      <w:r>
        <w:rPr>
          <w:rStyle w:val="a8"/>
          <w:rFonts w:ascii="Times New Roman" w:hAnsi="Times New Roman" w:cs="Times New Roman"/>
          <w:b w:val="0"/>
        </w:rPr>
        <w:t>;</w:t>
      </w:r>
    </w:p>
    <w:p w14:paraId="603A8066" w14:textId="4F2DF60E" w:rsidR="007F6466" w:rsidRDefault="007F6466" w:rsidP="007F6466">
      <w:pPr>
        <w:pStyle w:val="2"/>
        <w:numPr>
          <w:ilvl w:val="2"/>
          <w:numId w:val="41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не следует разрыхлять основную массу, чтобы избежать проникновения в нее воздуха.</w:t>
      </w:r>
    </w:p>
    <w:p w14:paraId="57FE0F0F" w14:textId="724B4B4D" w:rsidR="007F6466" w:rsidRDefault="007F6466" w:rsidP="007F6466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3F52A7">
        <w:rPr>
          <w:rStyle w:val="a8"/>
          <w:rFonts w:ascii="Times New Roman" w:hAnsi="Times New Roman" w:cs="Times New Roman"/>
          <w:b w:val="0"/>
        </w:rPr>
        <w:t xml:space="preserve">При выемке </w:t>
      </w:r>
      <w:r w:rsidR="00841C7F" w:rsidRPr="003F52A7">
        <w:rPr>
          <w:rStyle w:val="a8"/>
          <w:rFonts w:ascii="Times New Roman" w:hAnsi="Times New Roman" w:cs="Times New Roman"/>
          <w:b w:val="0"/>
        </w:rPr>
        <w:t>плющеной</w:t>
      </w:r>
      <w:r w:rsidR="00841C7F">
        <w:rPr>
          <w:rStyle w:val="a8"/>
          <w:rFonts w:ascii="Times New Roman" w:hAnsi="Times New Roman" w:cs="Times New Roman"/>
          <w:b w:val="0"/>
        </w:rPr>
        <w:t xml:space="preserve"> кукурузы из полимерного рукава</w:t>
      </w:r>
      <w:r>
        <w:rPr>
          <w:rStyle w:val="a8"/>
          <w:rFonts w:ascii="Times New Roman" w:hAnsi="Times New Roman" w:cs="Times New Roman"/>
          <w:b w:val="0"/>
        </w:rPr>
        <w:t xml:space="preserve"> необходимо соблюдать следующие требования:</w:t>
      </w:r>
    </w:p>
    <w:p w14:paraId="686FC3F6" w14:textId="336179AE" w:rsidR="00841C7F" w:rsidRPr="00841C7F" w:rsidRDefault="00841C7F" w:rsidP="00B9373A">
      <w:pPr>
        <w:pStyle w:val="2"/>
        <w:numPr>
          <w:ilvl w:val="2"/>
          <w:numId w:val="42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в</w:t>
      </w:r>
      <w:r w:rsidRPr="00841C7F">
        <w:rPr>
          <w:rStyle w:val="a8"/>
          <w:rFonts w:ascii="Times New Roman" w:hAnsi="Times New Roman" w:cs="Times New Roman"/>
          <w:b w:val="0"/>
        </w:rPr>
        <w:t>скрывать рукав на длину обеспечивающую суточную или двухсуточную потребность в корме для минимизации доступа воздуха к оставшейся массе;</w:t>
      </w:r>
    </w:p>
    <w:p w14:paraId="7B037F6F" w14:textId="1E6D7675" w:rsidR="00841C7F" w:rsidRDefault="00841C7F" w:rsidP="00841C7F">
      <w:pPr>
        <w:pStyle w:val="2"/>
        <w:numPr>
          <w:ilvl w:val="2"/>
          <w:numId w:val="42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п</w:t>
      </w:r>
      <w:r w:rsidRPr="00841C7F">
        <w:rPr>
          <w:rStyle w:val="a8"/>
          <w:rFonts w:ascii="Times New Roman" w:hAnsi="Times New Roman" w:cs="Times New Roman"/>
          <w:b w:val="0"/>
        </w:rPr>
        <w:t xml:space="preserve">ри однократной выемке корма необходимо срезать не менее 10-сантиметрового слоя по всей ширине </w:t>
      </w:r>
      <w:r>
        <w:rPr>
          <w:rStyle w:val="a8"/>
          <w:rFonts w:ascii="Times New Roman" w:hAnsi="Times New Roman" w:cs="Times New Roman"/>
          <w:b w:val="0"/>
        </w:rPr>
        <w:t>рукава;</w:t>
      </w:r>
    </w:p>
    <w:p w14:paraId="0059FFAF" w14:textId="77777777" w:rsidR="00AF08C7" w:rsidRDefault="00AF08C7" w:rsidP="00AF08C7">
      <w:pPr>
        <w:pStyle w:val="2"/>
        <w:numPr>
          <w:ilvl w:val="2"/>
          <w:numId w:val="42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обновлять срез, во избежание потерь корма из-за доступа кислорода, необходимо ежедневно, а в случае неблагоприятных погодных условий (высокая влажность, резкое повышение температуры) – два раза в сутки; </w:t>
      </w:r>
    </w:p>
    <w:p w14:paraId="036DC578" w14:textId="77777777" w:rsidR="00AF08C7" w:rsidRDefault="00AF08C7" w:rsidP="00AF08C7">
      <w:pPr>
        <w:pStyle w:val="2"/>
        <w:numPr>
          <w:ilvl w:val="2"/>
          <w:numId w:val="42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lastRenderedPageBreak/>
        <w:t xml:space="preserve">при отсутствии возможности обновить срез, его необходимо герметично укрыть пленкой; </w:t>
      </w:r>
    </w:p>
    <w:p w14:paraId="3C094D68" w14:textId="6F611BA4" w:rsidR="00841C7F" w:rsidRDefault="00841C7F" w:rsidP="00841C7F">
      <w:pPr>
        <w:pStyle w:val="2"/>
        <w:numPr>
          <w:ilvl w:val="2"/>
          <w:numId w:val="42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не следует разрыхлять основную массу, чтобы избежать проникновения в нее воздуха;</w:t>
      </w:r>
    </w:p>
    <w:p w14:paraId="499D8BCF" w14:textId="2BB0C576" w:rsidR="00841C7F" w:rsidRDefault="00841C7F" w:rsidP="00841C7F">
      <w:pPr>
        <w:pStyle w:val="2"/>
        <w:numPr>
          <w:ilvl w:val="2"/>
          <w:numId w:val="42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после выемки корма следует сразу укрывать оставшуюся часть рукава пленкой.</w:t>
      </w:r>
    </w:p>
    <w:p w14:paraId="37940135" w14:textId="38BDBE19" w:rsidR="00841C7F" w:rsidRDefault="00841C7F" w:rsidP="003F52A7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К выемке </w:t>
      </w:r>
      <w:r w:rsidR="003F52A7">
        <w:rPr>
          <w:rStyle w:val="a8"/>
          <w:rFonts w:ascii="Times New Roman" w:hAnsi="Times New Roman" w:cs="Times New Roman"/>
          <w:b w:val="0"/>
        </w:rPr>
        <w:t>сена или соломы особые требования не предъявляются.</w:t>
      </w:r>
    </w:p>
    <w:p w14:paraId="1C08E307" w14:textId="3482FBE6" w:rsidR="00CA230B" w:rsidRDefault="0019610B" w:rsidP="004778CF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Списание корма производится зоотехником Общества на ежедневной основе в соответствии с требованиями </w:t>
      </w:r>
      <w:r w:rsidRPr="0097650F">
        <w:rPr>
          <w:rFonts w:ascii="Times New Roman" w:eastAsia="SimSun" w:hAnsi="Times New Roman"/>
          <w:sz w:val="24"/>
        </w:rPr>
        <w:t>«Регламента по животноводству (КРС)» АК «Лабинский</w:t>
      </w:r>
      <w:r>
        <w:rPr>
          <w:rFonts w:ascii="Times New Roman" w:eastAsia="SimSun" w:hAnsi="Times New Roman"/>
          <w:sz w:val="24"/>
        </w:rPr>
        <w:t>»</w:t>
      </w:r>
      <w:r w:rsidRPr="0097650F">
        <w:rPr>
          <w:rFonts w:ascii="Times New Roman" w:eastAsia="SimSun" w:hAnsi="Times New Roman"/>
          <w:sz w:val="24"/>
        </w:rPr>
        <w:t>.</w:t>
      </w:r>
    </w:p>
    <w:p w14:paraId="288BB71B" w14:textId="224C747A" w:rsidR="007A6489" w:rsidRPr="007A6489" w:rsidRDefault="00520722" w:rsidP="004778CF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7A6489">
        <w:rPr>
          <w:rStyle w:val="a8"/>
          <w:rFonts w:ascii="Times New Roman" w:hAnsi="Times New Roman" w:cs="Times New Roman"/>
          <w:b w:val="0"/>
        </w:rPr>
        <w:t>При полной выемке корма из траншеи/кургана/рукава</w:t>
      </w:r>
      <w:r w:rsidR="00B037D0" w:rsidRPr="007A6489">
        <w:rPr>
          <w:rStyle w:val="a8"/>
          <w:rFonts w:ascii="Times New Roman" w:hAnsi="Times New Roman" w:cs="Times New Roman"/>
          <w:b w:val="0"/>
        </w:rPr>
        <w:t xml:space="preserve"> служба бухгалтерского учета Общества </w:t>
      </w:r>
      <w:r w:rsidR="007A6489" w:rsidRPr="007A6489">
        <w:rPr>
          <w:rStyle w:val="a8"/>
          <w:rFonts w:ascii="Times New Roman" w:hAnsi="Times New Roman" w:cs="Times New Roman"/>
          <w:b w:val="0"/>
        </w:rPr>
        <w:t xml:space="preserve">определяет размер </w:t>
      </w:r>
      <w:r w:rsidR="005432F1">
        <w:rPr>
          <w:rStyle w:val="a8"/>
          <w:rFonts w:ascii="Times New Roman" w:hAnsi="Times New Roman" w:cs="Times New Roman"/>
          <w:b w:val="0"/>
        </w:rPr>
        <w:t xml:space="preserve">фактических </w:t>
      </w:r>
      <w:r w:rsidR="007A6489" w:rsidRPr="007A6489">
        <w:rPr>
          <w:rStyle w:val="a8"/>
          <w:rFonts w:ascii="Times New Roman" w:hAnsi="Times New Roman" w:cs="Times New Roman"/>
          <w:b w:val="0"/>
        </w:rPr>
        <w:t xml:space="preserve">потерь при хранении и производит их списание </w:t>
      </w:r>
      <w:r w:rsidR="00B037D0" w:rsidRPr="007A6489">
        <w:rPr>
          <w:rStyle w:val="a8"/>
          <w:rFonts w:ascii="Times New Roman" w:hAnsi="Times New Roman" w:cs="Times New Roman"/>
          <w:b w:val="0"/>
        </w:rPr>
        <w:t>в соответствии с Приказом о нормировании угара кормов для животных УК «Лабинский».</w:t>
      </w:r>
    </w:p>
    <w:p w14:paraId="73688848" w14:textId="36966BE8" w:rsidR="00F33832" w:rsidRPr="000B2A2C" w:rsidRDefault="00F33832" w:rsidP="006B2C83">
      <w:pPr>
        <w:pStyle w:val="20"/>
        <w:numPr>
          <w:ilvl w:val="1"/>
          <w:numId w:val="6"/>
        </w:numPr>
        <w:tabs>
          <w:tab w:val="clear" w:pos="720"/>
          <w:tab w:val="left" w:pos="709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79" w:name="_Toc204332100"/>
      <w:bookmarkEnd w:id="77"/>
      <w:r>
        <w:rPr>
          <w:rFonts w:ascii="Times New Roman" w:hAnsi="Times New Roman" w:cs="Times New Roman"/>
        </w:rPr>
        <w:t xml:space="preserve">Определение </w:t>
      </w:r>
      <w:r w:rsidR="00A91065">
        <w:rPr>
          <w:rFonts w:ascii="Times New Roman" w:hAnsi="Times New Roman" w:cs="Times New Roman"/>
        </w:rPr>
        <w:t xml:space="preserve">содержания </w:t>
      </w:r>
      <w:r>
        <w:rPr>
          <w:rFonts w:ascii="Times New Roman" w:hAnsi="Times New Roman" w:cs="Times New Roman"/>
        </w:rPr>
        <w:t>сухого вещества</w:t>
      </w:r>
      <w:bookmarkEnd w:id="79"/>
    </w:p>
    <w:p w14:paraId="0C4124E0" w14:textId="55A0FE9F" w:rsidR="00F33832" w:rsidRDefault="00F33832" w:rsidP="006B2C83">
      <w:pPr>
        <w:pStyle w:val="2"/>
        <w:numPr>
          <w:ilvl w:val="2"/>
          <w:numId w:val="6"/>
        </w:numPr>
        <w:suppressAutoHyphens w:val="0"/>
        <w:spacing w:after="0" w:line="276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Содержание </w:t>
      </w:r>
      <w:r w:rsidR="000576FD">
        <w:rPr>
          <w:rStyle w:val="a8"/>
          <w:rFonts w:ascii="Times New Roman" w:hAnsi="Times New Roman" w:cs="Times New Roman"/>
          <w:b w:val="0"/>
        </w:rPr>
        <w:t>СВ</w:t>
      </w:r>
      <w:r>
        <w:rPr>
          <w:rStyle w:val="a8"/>
          <w:rFonts w:ascii="Times New Roman" w:hAnsi="Times New Roman" w:cs="Times New Roman"/>
          <w:b w:val="0"/>
        </w:rPr>
        <w:t xml:space="preserve"> определяет </w:t>
      </w:r>
      <w:r w:rsidRPr="00F33832">
        <w:rPr>
          <w:rStyle w:val="a8"/>
          <w:rFonts w:ascii="Times New Roman" w:hAnsi="Times New Roman" w:cs="Times New Roman"/>
          <w:b w:val="0"/>
        </w:rPr>
        <w:t>питательность, влияет на ферментацию, хранение и расчет рациона для животных</w:t>
      </w:r>
      <w:r>
        <w:rPr>
          <w:rStyle w:val="a8"/>
          <w:rFonts w:ascii="Times New Roman" w:hAnsi="Times New Roman" w:cs="Times New Roman"/>
          <w:b w:val="0"/>
        </w:rPr>
        <w:t>.</w:t>
      </w:r>
    </w:p>
    <w:p w14:paraId="0D94A7DA" w14:textId="3E6F7727" w:rsidR="00800E17" w:rsidRPr="00800E17" w:rsidRDefault="00800E17" w:rsidP="006B2C83">
      <w:pPr>
        <w:pStyle w:val="2"/>
        <w:numPr>
          <w:ilvl w:val="2"/>
          <w:numId w:val="6"/>
        </w:numPr>
        <w:suppressAutoHyphens w:val="0"/>
        <w:spacing w:after="0" w:line="276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800E17">
        <w:rPr>
          <w:rStyle w:val="a8"/>
          <w:rFonts w:ascii="Times New Roman" w:hAnsi="Times New Roman" w:cs="Times New Roman"/>
          <w:b w:val="0"/>
        </w:rPr>
        <w:t xml:space="preserve">Для определения содержания </w:t>
      </w:r>
      <w:r w:rsidR="000576FD">
        <w:rPr>
          <w:rStyle w:val="a8"/>
          <w:rFonts w:ascii="Times New Roman" w:hAnsi="Times New Roman" w:cs="Times New Roman"/>
          <w:b w:val="0"/>
        </w:rPr>
        <w:t>СВ</w:t>
      </w:r>
      <w:r w:rsidRPr="00800E17">
        <w:rPr>
          <w:rStyle w:val="a8"/>
          <w:rFonts w:ascii="Times New Roman" w:hAnsi="Times New Roman" w:cs="Times New Roman"/>
          <w:b w:val="0"/>
        </w:rPr>
        <w:t xml:space="preserve"> зоотехник</w:t>
      </w:r>
      <w:r w:rsidR="00680937">
        <w:rPr>
          <w:rStyle w:val="a8"/>
          <w:rFonts w:ascii="Times New Roman" w:hAnsi="Times New Roman" w:cs="Times New Roman"/>
          <w:b w:val="0"/>
        </w:rPr>
        <w:t>/</w:t>
      </w:r>
      <w:r w:rsidR="00131693">
        <w:rPr>
          <w:rStyle w:val="a8"/>
          <w:rFonts w:ascii="Times New Roman" w:hAnsi="Times New Roman" w:cs="Times New Roman"/>
          <w:b w:val="0"/>
        </w:rPr>
        <w:t xml:space="preserve">лаборант </w:t>
      </w:r>
      <w:r w:rsidR="00F24642" w:rsidRPr="00800E17">
        <w:rPr>
          <w:rStyle w:val="a8"/>
          <w:rFonts w:ascii="Times New Roman" w:hAnsi="Times New Roman" w:cs="Times New Roman"/>
          <w:b w:val="0"/>
        </w:rPr>
        <w:t xml:space="preserve">Общества </w:t>
      </w:r>
      <w:r w:rsidRPr="00800E17">
        <w:rPr>
          <w:rStyle w:val="a8"/>
          <w:rFonts w:ascii="Times New Roman" w:hAnsi="Times New Roman" w:cs="Times New Roman"/>
          <w:b w:val="0"/>
        </w:rPr>
        <w:t xml:space="preserve">производит взвешивание пробы при помощи электронных весов. Показания весов фиксируются в свободной форме </w:t>
      </w:r>
      <w:r w:rsidR="00144507">
        <w:rPr>
          <w:rStyle w:val="a8"/>
          <w:rFonts w:ascii="Times New Roman" w:hAnsi="Times New Roman" w:cs="Times New Roman"/>
          <w:b w:val="0"/>
        </w:rPr>
        <w:t>как на бумажном, так и электронном носителе.</w:t>
      </w:r>
    </w:p>
    <w:p w14:paraId="5BE1971F" w14:textId="5D97AA3D" w:rsidR="00800E17" w:rsidRDefault="00800E17" w:rsidP="006B2C83">
      <w:pPr>
        <w:pStyle w:val="2"/>
        <w:numPr>
          <w:ilvl w:val="2"/>
          <w:numId w:val="6"/>
        </w:numPr>
        <w:suppressAutoHyphens w:val="0"/>
        <w:spacing w:after="0" w:line="276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800E17">
        <w:rPr>
          <w:rStyle w:val="a8"/>
          <w:rFonts w:ascii="Times New Roman" w:hAnsi="Times New Roman" w:cs="Times New Roman"/>
          <w:b w:val="0"/>
        </w:rPr>
        <w:t>После взвешивания зоотехник</w:t>
      </w:r>
      <w:r w:rsidR="00680937">
        <w:rPr>
          <w:rStyle w:val="a8"/>
          <w:rFonts w:ascii="Times New Roman" w:hAnsi="Times New Roman" w:cs="Times New Roman"/>
          <w:b w:val="0"/>
        </w:rPr>
        <w:t>/</w:t>
      </w:r>
      <w:r w:rsidR="00131693">
        <w:rPr>
          <w:rStyle w:val="a8"/>
          <w:rFonts w:ascii="Times New Roman" w:hAnsi="Times New Roman" w:cs="Times New Roman"/>
          <w:b w:val="0"/>
        </w:rPr>
        <w:t xml:space="preserve">лаборант </w:t>
      </w:r>
      <w:r w:rsidR="00F24642">
        <w:rPr>
          <w:rStyle w:val="a8"/>
          <w:rFonts w:ascii="Times New Roman" w:hAnsi="Times New Roman" w:cs="Times New Roman"/>
          <w:b w:val="0"/>
        </w:rPr>
        <w:t>Общества</w:t>
      </w:r>
      <w:r w:rsidR="00F24642" w:rsidRPr="00800E17">
        <w:rPr>
          <w:rStyle w:val="a8"/>
          <w:rFonts w:ascii="Times New Roman" w:hAnsi="Times New Roman" w:cs="Times New Roman"/>
          <w:b w:val="0"/>
        </w:rPr>
        <w:t xml:space="preserve"> </w:t>
      </w:r>
      <w:r w:rsidRPr="00800E17">
        <w:rPr>
          <w:rStyle w:val="a8"/>
          <w:rFonts w:ascii="Times New Roman" w:hAnsi="Times New Roman" w:cs="Times New Roman"/>
          <w:b w:val="0"/>
        </w:rPr>
        <w:t>помещает пробу в микроволновую печь</w:t>
      </w:r>
      <w:r>
        <w:rPr>
          <w:rStyle w:val="a8"/>
          <w:rFonts w:ascii="Times New Roman" w:hAnsi="Times New Roman" w:cs="Times New Roman"/>
          <w:b w:val="0"/>
        </w:rPr>
        <w:t xml:space="preserve"> </w:t>
      </w:r>
      <w:r w:rsidR="00660CBD">
        <w:rPr>
          <w:rStyle w:val="a8"/>
          <w:rFonts w:ascii="Times New Roman" w:hAnsi="Times New Roman" w:cs="Times New Roman"/>
          <w:b w:val="0"/>
        </w:rPr>
        <w:t>для</w:t>
      </w:r>
      <w:r>
        <w:rPr>
          <w:rStyle w:val="a8"/>
          <w:rFonts w:ascii="Times New Roman" w:hAnsi="Times New Roman" w:cs="Times New Roman"/>
          <w:b w:val="0"/>
        </w:rPr>
        <w:t xml:space="preserve"> сушки</w:t>
      </w:r>
      <w:r w:rsidRPr="00800E17">
        <w:rPr>
          <w:rStyle w:val="a8"/>
          <w:rFonts w:ascii="Times New Roman" w:hAnsi="Times New Roman" w:cs="Times New Roman"/>
          <w:b w:val="0"/>
        </w:rPr>
        <w:t>. Микроволновая печь включается на 1 минуту при мощности не менее 800 Вт.</w:t>
      </w:r>
    </w:p>
    <w:p w14:paraId="62AEC8B1" w14:textId="3CDE7423" w:rsidR="00800E17" w:rsidRDefault="00800E17" w:rsidP="006B2C83">
      <w:pPr>
        <w:pStyle w:val="2"/>
        <w:numPr>
          <w:ilvl w:val="2"/>
          <w:numId w:val="6"/>
        </w:numPr>
        <w:suppressAutoHyphens w:val="0"/>
        <w:spacing w:after="0" w:line="276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По истечении времени работы микроволновой печи зоотехник производит повторное взвешивание при помощи электронных весов. </w:t>
      </w:r>
      <w:r w:rsidR="00144507" w:rsidRPr="00800E17">
        <w:rPr>
          <w:rStyle w:val="a8"/>
          <w:rFonts w:ascii="Times New Roman" w:hAnsi="Times New Roman" w:cs="Times New Roman"/>
          <w:b w:val="0"/>
        </w:rPr>
        <w:t xml:space="preserve">Показания весов фиксируются в свободной форме </w:t>
      </w:r>
      <w:r w:rsidR="00144507">
        <w:rPr>
          <w:rStyle w:val="a8"/>
          <w:rFonts w:ascii="Times New Roman" w:hAnsi="Times New Roman" w:cs="Times New Roman"/>
          <w:b w:val="0"/>
        </w:rPr>
        <w:t>как на бумажном, так и электронном носителе.</w:t>
      </w:r>
    </w:p>
    <w:p w14:paraId="3DACE4B8" w14:textId="267E4808" w:rsidR="0090441D" w:rsidRPr="00B92106" w:rsidRDefault="0090441D" w:rsidP="006B2C83">
      <w:pPr>
        <w:pStyle w:val="2"/>
        <w:numPr>
          <w:ilvl w:val="2"/>
          <w:numId w:val="6"/>
        </w:numPr>
        <w:suppressAutoHyphens w:val="0"/>
        <w:spacing w:after="0" w:line="276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B92106">
        <w:rPr>
          <w:rStyle w:val="a8"/>
          <w:rFonts w:ascii="Times New Roman" w:hAnsi="Times New Roman" w:cs="Times New Roman"/>
          <w:b w:val="0"/>
        </w:rPr>
        <w:t xml:space="preserve">Сушка продолжается </w:t>
      </w:r>
      <w:r w:rsidR="00B92106" w:rsidRPr="00B92106">
        <w:rPr>
          <w:rStyle w:val="a8"/>
          <w:rFonts w:ascii="Times New Roman" w:hAnsi="Times New Roman" w:cs="Times New Roman"/>
          <w:b w:val="0"/>
        </w:rPr>
        <w:t>до тех пор, пока</w:t>
      </w:r>
      <w:r w:rsidRPr="00B92106">
        <w:rPr>
          <w:rStyle w:val="a8"/>
          <w:rFonts w:ascii="Times New Roman" w:hAnsi="Times New Roman" w:cs="Times New Roman"/>
          <w:b w:val="0"/>
        </w:rPr>
        <w:t xml:space="preserve"> остаточный вес </w:t>
      </w:r>
      <w:r w:rsidR="00B92106" w:rsidRPr="00B92106">
        <w:rPr>
          <w:rStyle w:val="a8"/>
          <w:rFonts w:ascii="Times New Roman" w:hAnsi="Times New Roman" w:cs="Times New Roman"/>
          <w:b w:val="0"/>
        </w:rPr>
        <w:t xml:space="preserve">не </w:t>
      </w:r>
      <w:r w:rsidRPr="00B92106">
        <w:rPr>
          <w:rStyle w:val="a8"/>
          <w:rFonts w:ascii="Times New Roman" w:hAnsi="Times New Roman" w:cs="Times New Roman"/>
          <w:b w:val="0"/>
        </w:rPr>
        <w:t>перестанет меняться</w:t>
      </w:r>
      <w:r w:rsidR="00144507">
        <w:rPr>
          <w:rStyle w:val="a8"/>
          <w:rFonts w:ascii="Times New Roman" w:hAnsi="Times New Roman" w:cs="Times New Roman"/>
          <w:b w:val="0"/>
        </w:rPr>
        <w:t>.</w:t>
      </w:r>
    </w:p>
    <w:p w14:paraId="38863995" w14:textId="679C2FA8" w:rsidR="00800E17" w:rsidRDefault="00800E17" w:rsidP="006B2C83">
      <w:pPr>
        <w:pStyle w:val="2"/>
        <w:numPr>
          <w:ilvl w:val="2"/>
          <w:numId w:val="6"/>
        </w:numPr>
        <w:suppressAutoHyphens w:val="0"/>
        <w:spacing w:after="0" w:line="276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Содержание </w:t>
      </w:r>
      <w:r w:rsidR="000576FD">
        <w:rPr>
          <w:rStyle w:val="a8"/>
          <w:rFonts w:ascii="Times New Roman" w:hAnsi="Times New Roman" w:cs="Times New Roman"/>
          <w:b w:val="0"/>
        </w:rPr>
        <w:t>СВ</w:t>
      </w:r>
      <w:r>
        <w:rPr>
          <w:rStyle w:val="a8"/>
          <w:rFonts w:ascii="Times New Roman" w:hAnsi="Times New Roman" w:cs="Times New Roman"/>
          <w:b w:val="0"/>
        </w:rPr>
        <w:t xml:space="preserve"> высчитывается по следующей формуле:</w:t>
      </w:r>
    </w:p>
    <w:p w14:paraId="204FCD26" w14:textId="737CE32A" w:rsidR="00800E17" w:rsidRDefault="00800E17" w:rsidP="00FB7346">
      <w:pPr>
        <w:pStyle w:val="2"/>
        <w:numPr>
          <w:ilvl w:val="0"/>
          <w:numId w:val="0"/>
        </w:numPr>
        <w:suppressAutoHyphens w:val="0"/>
        <w:spacing w:after="0" w:line="276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800E17">
        <w:rPr>
          <w:rStyle w:val="a8"/>
          <w:rFonts w:ascii="Times New Roman" w:hAnsi="Times New Roman" w:cs="Times New Roman"/>
          <w:b w:val="0"/>
        </w:rPr>
        <w:t xml:space="preserve">СВ = </w:t>
      </w:r>
      <w:r w:rsidR="00321F2A">
        <w:rPr>
          <w:rStyle w:val="a8"/>
          <w:rFonts w:ascii="Times New Roman" w:hAnsi="Times New Roman" w:cs="Times New Roman"/>
          <w:b w:val="0"/>
          <w:lang w:val="en-US"/>
        </w:rPr>
        <w:t>B</w:t>
      </w:r>
      <w:r w:rsidRPr="00800E17">
        <w:rPr>
          <w:rStyle w:val="a8"/>
          <w:rFonts w:ascii="Times New Roman" w:hAnsi="Times New Roman" w:cs="Times New Roman"/>
          <w:b w:val="0"/>
        </w:rPr>
        <w:t xml:space="preserve"> / </w:t>
      </w:r>
      <w:r w:rsidR="00321F2A">
        <w:rPr>
          <w:rStyle w:val="a8"/>
          <w:rFonts w:ascii="Times New Roman" w:hAnsi="Times New Roman" w:cs="Times New Roman"/>
          <w:b w:val="0"/>
          <w:lang w:val="en-US"/>
        </w:rPr>
        <w:t>A</w:t>
      </w:r>
      <w:r w:rsidR="00321F2A" w:rsidRPr="002608AE">
        <w:rPr>
          <w:rStyle w:val="a8"/>
          <w:rFonts w:ascii="Times New Roman" w:hAnsi="Times New Roman" w:cs="Times New Roman"/>
          <w:b w:val="0"/>
        </w:rPr>
        <w:t xml:space="preserve"> </w:t>
      </w:r>
      <w:r w:rsidRPr="00800E17">
        <w:rPr>
          <w:rStyle w:val="a8"/>
          <w:rFonts w:ascii="Times New Roman" w:hAnsi="Times New Roman" w:cs="Times New Roman"/>
          <w:b w:val="0"/>
        </w:rPr>
        <w:t>* 100, где</w:t>
      </w:r>
    </w:p>
    <w:p w14:paraId="38B947F7" w14:textId="2A175F2F" w:rsidR="00800E17" w:rsidRPr="00FB7346" w:rsidRDefault="00FB7346" w:rsidP="00FB7346">
      <w:pPr>
        <w:pStyle w:val="2"/>
        <w:numPr>
          <w:ilvl w:val="0"/>
          <w:numId w:val="0"/>
        </w:numPr>
        <w:suppressAutoHyphens w:val="0"/>
        <w:spacing w:after="0" w:line="276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  <w:lang w:val="en-US"/>
        </w:rPr>
        <w:t>A</w:t>
      </w:r>
      <w:r w:rsidRPr="00FB7346">
        <w:rPr>
          <w:rStyle w:val="a8"/>
          <w:rFonts w:ascii="Times New Roman" w:hAnsi="Times New Roman" w:cs="Times New Roman"/>
          <w:b w:val="0"/>
        </w:rPr>
        <w:t xml:space="preserve"> – </w:t>
      </w:r>
      <w:r>
        <w:rPr>
          <w:rStyle w:val="a8"/>
          <w:rFonts w:ascii="Times New Roman" w:hAnsi="Times New Roman" w:cs="Times New Roman"/>
          <w:b w:val="0"/>
        </w:rPr>
        <w:t xml:space="preserve">результаты </w:t>
      </w:r>
      <w:r w:rsidR="00144507">
        <w:rPr>
          <w:rStyle w:val="a8"/>
          <w:rFonts w:ascii="Times New Roman" w:hAnsi="Times New Roman" w:cs="Times New Roman"/>
          <w:b w:val="0"/>
        </w:rPr>
        <w:t>взвешивания пробы до сушки</w:t>
      </w:r>
      <w:r>
        <w:rPr>
          <w:rStyle w:val="a8"/>
          <w:rFonts w:ascii="Times New Roman" w:hAnsi="Times New Roman" w:cs="Times New Roman"/>
          <w:b w:val="0"/>
        </w:rPr>
        <w:t>;</w:t>
      </w:r>
    </w:p>
    <w:p w14:paraId="36EA52FD" w14:textId="574B6AE5" w:rsidR="00FB7346" w:rsidRDefault="00FB7346" w:rsidP="00FB7346">
      <w:pPr>
        <w:pStyle w:val="2"/>
        <w:numPr>
          <w:ilvl w:val="0"/>
          <w:numId w:val="0"/>
        </w:numPr>
        <w:suppressAutoHyphens w:val="0"/>
        <w:spacing w:after="0" w:line="276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  <w:lang w:val="en-US"/>
        </w:rPr>
        <w:t>B</w:t>
      </w:r>
      <w:r>
        <w:rPr>
          <w:rStyle w:val="a8"/>
          <w:rFonts w:ascii="Times New Roman" w:hAnsi="Times New Roman" w:cs="Times New Roman"/>
          <w:b w:val="0"/>
        </w:rPr>
        <w:t xml:space="preserve"> – результаты </w:t>
      </w:r>
      <w:r w:rsidR="00144507">
        <w:rPr>
          <w:rStyle w:val="a8"/>
          <w:rFonts w:ascii="Times New Roman" w:hAnsi="Times New Roman" w:cs="Times New Roman"/>
          <w:b w:val="0"/>
        </w:rPr>
        <w:t xml:space="preserve">взвешивания </w:t>
      </w:r>
      <w:r w:rsidR="00F24642">
        <w:rPr>
          <w:rStyle w:val="a8"/>
          <w:rFonts w:ascii="Times New Roman" w:hAnsi="Times New Roman" w:cs="Times New Roman"/>
          <w:b w:val="0"/>
        </w:rPr>
        <w:t xml:space="preserve">итоговой </w:t>
      </w:r>
      <w:r w:rsidR="00144507">
        <w:rPr>
          <w:rStyle w:val="a8"/>
          <w:rFonts w:ascii="Times New Roman" w:hAnsi="Times New Roman" w:cs="Times New Roman"/>
          <w:b w:val="0"/>
        </w:rPr>
        <w:t>пробы</w:t>
      </w:r>
      <w:r>
        <w:rPr>
          <w:rStyle w:val="a8"/>
          <w:rFonts w:ascii="Times New Roman" w:hAnsi="Times New Roman" w:cs="Times New Roman"/>
          <w:b w:val="0"/>
        </w:rPr>
        <w:t>.</w:t>
      </w:r>
    </w:p>
    <w:p w14:paraId="341B64C0" w14:textId="68BD23C7" w:rsidR="004E0FD9" w:rsidRPr="000B2A2C" w:rsidRDefault="004E0FD9" w:rsidP="006B2C83">
      <w:pPr>
        <w:pStyle w:val="20"/>
        <w:numPr>
          <w:ilvl w:val="1"/>
          <w:numId w:val="6"/>
        </w:numPr>
        <w:tabs>
          <w:tab w:val="clear" w:pos="720"/>
          <w:tab w:val="left" w:pos="709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80" w:name="_Toc204332101"/>
      <w:r>
        <w:rPr>
          <w:rFonts w:ascii="Times New Roman" w:hAnsi="Times New Roman" w:cs="Times New Roman"/>
        </w:rPr>
        <w:t>Контроль расхода</w:t>
      </w:r>
      <w:r w:rsidR="00040CCA">
        <w:rPr>
          <w:rFonts w:ascii="Times New Roman" w:hAnsi="Times New Roman" w:cs="Times New Roman"/>
        </w:rPr>
        <w:t xml:space="preserve"> раствора</w:t>
      </w:r>
      <w:r>
        <w:rPr>
          <w:rFonts w:ascii="Times New Roman" w:hAnsi="Times New Roman" w:cs="Times New Roman"/>
        </w:rPr>
        <w:t xml:space="preserve"> консерванта</w:t>
      </w:r>
      <w:bookmarkEnd w:id="80"/>
    </w:p>
    <w:p w14:paraId="19F4EA13" w14:textId="26D0ECF1" w:rsidR="004E0FD9" w:rsidRDefault="004E0FD9" w:rsidP="00837F87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Главный зоотехник Общества путем визуального осмотра бака-дозатора, расположенного на комбайне, контролирует уровень </w:t>
      </w:r>
      <w:r w:rsidR="006A01C7">
        <w:rPr>
          <w:rStyle w:val="a8"/>
          <w:rFonts w:ascii="Times New Roman" w:hAnsi="Times New Roman" w:cs="Times New Roman"/>
          <w:b w:val="0"/>
        </w:rPr>
        <w:t xml:space="preserve">раствора </w:t>
      </w:r>
      <w:r w:rsidR="00C66817">
        <w:rPr>
          <w:rStyle w:val="a8"/>
          <w:rFonts w:ascii="Times New Roman" w:hAnsi="Times New Roman" w:cs="Times New Roman"/>
          <w:b w:val="0"/>
        </w:rPr>
        <w:t>консерванта.</w:t>
      </w:r>
    </w:p>
    <w:p w14:paraId="00235B57" w14:textId="08DB00E8" w:rsidR="00C66817" w:rsidRDefault="00C66817" w:rsidP="00837F87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Главный зоотехник Общества, при наполнении и отправк</w:t>
      </w:r>
      <w:r w:rsidR="00144507">
        <w:rPr>
          <w:rStyle w:val="a8"/>
          <w:rFonts w:ascii="Times New Roman" w:hAnsi="Times New Roman" w:cs="Times New Roman"/>
          <w:b w:val="0"/>
        </w:rPr>
        <w:t>е</w:t>
      </w:r>
      <w:r>
        <w:rPr>
          <w:rStyle w:val="a8"/>
          <w:rFonts w:ascii="Times New Roman" w:hAnsi="Times New Roman" w:cs="Times New Roman"/>
          <w:b w:val="0"/>
        </w:rPr>
        <w:t xml:space="preserve"> первого транспорта к месту хранения корма, путем телефонного звонка весовщику Общества получает информацию </w:t>
      </w:r>
      <w:r>
        <w:rPr>
          <w:rStyle w:val="a8"/>
          <w:rFonts w:ascii="Times New Roman" w:hAnsi="Times New Roman" w:cs="Times New Roman"/>
          <w:b w:val="0"/>
        </w:rPr>
        <w:lastRenderedPageBreak/>
        <w:t xml:space="preserve">о фактическом весе </w:t>
      </w:r>
      <w:r w:rsidR="002C61FC">
        <w:rPr>
          <w:rStyle w:val="a8"/>
          <w:rFonts w:ascii="Times New Roman" w:hAnsi="Times New Roman" w:cs="Times New Roman"/>
          <w:b w:val="0"/>
        </w:rPr>
        <w:t>выбывшей с поля массы</w:t>
      </w:r>
      <w:r>
        <w:rPr>
          <w:rStyle w:val="a8"/>
          <w:rFonts w:ascii="Times New Roman" w:hAnsi="Times New Roman" w:cs="Times New Roman"/>
          <w:b w:val="0"/>
        </w:rPr>
        <w:t xml:space="preserve">. Главный зоотехник Общества фиксирует информацию о весе </w:t>
      </w:r>
      <w:r w:rsidR="002C61FC">
        <w:rPr>
          <w:rStyle w:val="a8"/>
          <w:rFonts w:ascii="Times New Roman" w:hAnsi="Times New Roman" w:cs="Times New Roman"/>
          <w:b w:val="0"/>
        </w:rPr>
        <w:t>массы</w:t>
      </w:r>
      <w:r>
        <w:rPr>
          <w:rStyle w:val="a8"/>
          <w:rFonts w:ascii="Times New Roman" w:hAnsi="Times New Roman" w:cs="Times New Roman"/>
          <w:b w:val="0"/>
        </w:rPr>
        <w:t xml:space="preserve"> любым удобным способом в свободной форме.</w:t>
      </w:r>
    </w:p>
    <w:p w14:paraId="2926D3C3" w14:textId="291FE1D0" w:rsidR="00C66817" w:rsidRDefault="00C66817" w:rsidP="00837F87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Главный </w:t>
      </w:r>
      <w:r w:rsidR="001C7AE8">
        <w:rPr>
          <w:rStyle w:val="a8"/>
          <w:rFonts w:ascii="Times New Roman" w:hAnsi="Times New Roman" w:cs="Times New Roman"/>
          <w:b w:val="0"/>
        </w:rPr>
        <w:t>зоотехник Общества</w:t>
      </w:r>
      <w:r w:rsidR="00131693" w:rsidRPr="00131693">
        <w:rPr>
          <w:rFonts w:ascii="Times New Roman" w:eastAsia="SimSun" w:hAnsi="Times New Roman"/>
          <w:sz w:val="24"/>
        </w:rPr>
        <w:t xml:space="preserve"> </w:t>
      </w:r>
      <w:r w:rsidR="001C7AE8">
        <w:rPr>
          <w:rStyle w:val="a8"/>
          <w:rFonts w:ascii="Times New Roman" w:hAnsi="Times New Roman" w:cs="Times New Roman"/>
          <w:b w:val="0"/>
        </w:rPr>
        <w:t xml:space="preserve">фиксирует количество израсходованного </w:t>
      </w:r>
      <w:r w:rsidR="006A01C7">
        <w:rPr>
          <w:rStyle w:val="a8"/>
          <w:rFonts w:ascii="Times New Roman" w:hAnsi="Times New Roman" w:cs="Times New Roman"/>
          <w:b w:val="0"/>
        </w:rPr>
        <w:t xml:space="preserve">раствора </w:t>
      </w:r>
      <w:r w:rsidR="001C7AE8">
        <w:rPr>
          <w:rStyle w:val="a8"/>
          <w:rFonts w:ascii="Times New Roman" w:hAnsi="Times New Roman" w:cs="Times New Roman"/>
          <w:b w:val="0"/>
        </w:rPr>
        <w:t xml:space="preserve">консерванта </w:t>
      </w:r>
      <w:r>
        <w:rPr>
          <w:rStyle w:val="a8"/>
          <w:rFonts w:ascii="Times New Roman" w:hAnsi="Times New Roman" w:cs="Times New Roman"/>
          <w:b w:val="0"/>
        </w:rPr>
        <w:t xml:space="preserve">путем визуального осмотра бака-дозатора, находящегося </w:t>
      </w:r>
      <w:r w:rsidR="0000784C">
        <w:rPr>
          <w:rStyle w:val="a8"/>
          <w:rFonts w:ascii="Times New Roman" w:hAnsi="Times New Roman" w:cs="Times New Roman"/>
          <w:b w:val="0"/>
        </w:rPr>
        <w:t>на комбайне, и производит расчет расхода консерванта на тонну корма.</w:t>
      </w:r>
    </w:p>
    <w:p w14:paraId="20C82DE0" w14:textId="38F9CA40" w:rsidR="0000784C" w:rsidRDefault="0000784C" w:rsidP="00837F87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Расчет расхода консерванта на тонну корма производится по формуле:</w:t>
      </w:r>
    </w:p>
    <w:p w14:paraId="36A7C06A" w14:textId="4D3B52EE" w:rsidR="0000784C" w:rsidRDefault="0000784C" w:rsidP="00837F87">
      <w:pPr>
        <w:pStyle w:val="2"/>
        <w:numPr>
          <w:ilvl w:val="0"/>
          <w:numId w:val="0"/>
        </w:numPr>
        <w:suppressAutoHyphens w:val="0"/>
        <w:spacing w:after="0" w:line="360" w:lineRule="auto"/>
        <w:ind w:left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Р = К </w:t>
      </w:r>
      <w:r w:rsidRPr="001A0687">
        <w:rPr>
          <w:rStyle w:val="a8"/>
          <w:rFonts w:ascii="Times New Roman" w:hAnsi="Times New Roman" w:cs="Times New Roman"/>
          <w:b w:val="0"/>
        </w:rPr>
        <w:t>/</w:t>
      </w:r>
      <w:r>
        <w:rPr>
          <w:rStyle w:val="a8"/>
          <w:rFonts w:ascii="Times New Roman" w:hAnsi="Times New Roman" w:cs="Times New Roman"/>
          <w:b w:val="0"/>
        </w:rPr>
        <w:t xml:space="preserve"> Т, где</w:t>
      </w:r>
    </w:p>
    <w:p w14:paraId="77E95B2F" w14:textId="4B06BE21" w:rsidR="0000784C" w:rsidRDefault="0000784C" w:rsidP="00837F87">
      <w:pPr>
        <w:pStyle w:val="2"/>
        <w:numPr>
          <w:ilvl w:val="0"/>
          <w:numId w:val="0"/>
        </w:numPr>
        <w:suppressAutoHyphens w:val="0"/>
        <w:spacing w:after="0" w:line="360" w:lineRule="auto"/>
        <w:ind w:left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К – израсходованный </w:t>
      </w:r>
      <w:r w:rsidR="006A01C7">
        <w:rPr>
          <w:rStyle w:val="a8"/>
          <w:rFonts w:ascii="Times New Roman" w:hAnsi="Times New Roman" w:cs="Times New Roman"/>
          <w:b w:val="0"/>
        </w:rPr>
        <w:t xml:space="preserve">раствор </w:t>
      </w:r>
      <w:r>
        <w:rPr>
          <w:rStyle w:val="a8"/>
          <w:rFonts w:ascii="Times New Roman" w:hAnsi="Times New Roman" w:cs="Times New Roman"/>
          <w:b w:val="0"/>
        </w:rPr>
        <w:t>консервант</w:t>
      </w:r>
      <w:r w:rsidR="006A01C7">
        <w:rPr>
          <w:rStyle w:val="a8"/>
          <w:rFonts w:ascii="Times New Roman" w:hAnsi="Times New Roman" w:cs="Times New Roman"/>
          <w:b w:val="0"/>
        </w:rPr>
        <w:t>а</w:t>
      </w:r>
      <w:r>
        <w:rPr>
          <w:rStyle w:val="a8"/>
          <w:rFonts w:ascii="Times New Roman" w:hAnsi="Times New Roman" w:cs="Times New Roman"/>
          <w:b w:val="0"/>
        </w:rPr>
        <w:t xml:space="preserve"> в литрах;</w:t>
      </w:r>
    </w:p>
    <w:p w14:paraId="74C4BE90" w14:textId="7206ECFE" w:rsidR="0000784C" w:rsidRPr="0000784C" w:rsidRDefault="0000784C" w:rsidP="00837F87">
      <w:pPr>
        <w:pStyle w:val="2"/>
        <w:numPr>
          <w:ilvl w:val="0"/>
          <w:numId w:val="0"/>
        </w:numPr>
        <w:suppressAutoHyphens w:val="0"/>
        <w:spacing w:after="0" w:line="360" w:lineRule="auto"/>
        <w:ind w:left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Т – вес </w:t>
      </w:r>
      <w:r w:rsidR="0032785C">
        <w:rPr>
          <w:rStyle w:val="a8"/>
          <w:rFonts w:ascii="Times New Roman" w:hAnsi="Times New Roman" w:cs="Times New Roman"/>
          <w:b w:val="0"/>
        </w:rPr>
        <w:t>силосной или сенажной массы</w:t>
      </w:r>
      <w:r>
        <w:rPr>
          <w:rStyle w:val="a8"/>
          <w:rFonts w:ascii="Times New Roman" w:hAnsi="Times New Roman" w:cs="Times New Roman"/>
          <w:b w:val="0"/>
        </w:rPr>
        <w:t xml:space="preserve"> в тоннах.</w:t>
      </w:r>
    </w:p>
    <w:p w14:paraId="356BAEAA" w14:textId="229AD9F6" w:rsidR="001C7AE8" w:rsidRDefault="001C7AE8" w:rsidP="00837F87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Главный зоотехник Общества сравнивает полученные данные по расходу консерванта </w:t>
      </w:r>
      <w:r w:rsidR="0000784C">
        <w:rPr>
          <w:rStyle w:val="a8"/>
          <w:rFonts w:ascii="Times New Roman" w:hAnsi="Times New Roman" w:cs="Times New Roman"/>
          <w:b w:val="0"/>
        </w:rPr>
        <w:t>с данными из инструкции к консерванту.</w:t>
      </w:r>
    </w:p>
    <w:p w14:paraId="5E5CA437" w14:textId="31B064AC" w:rsidR="0000784C" w:rsidRDefault="0000784C" w:rsidP="00837F87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Главный зоотехник Общества, при </w:t>
      </w:r>
      <w:r w:rsidR="00144507">
        <w:rPr>
          <w:rStyle w:val="a8"/>
          <w:rFonts w:ascii="Times New Roman" w:hAnsi="Times New Roman" w:cs="Times New Roman"/>
          <w:b w:val="0"/>
        </w:rPr>
        <w:t>отклонении</w:t>
      </w:r>
      <w:r>
        <w:rPr>
          <w:rStyle w:val="a8"/>
          <w:rFonts w:ascii="Times New Roman" w:hAnsi="Times New Roman" w:cs="Times New Roman"/>
          <w:b w:val="0"/>
        </w:rPr>
        <w:t xml:space="preserve"> фактических показателей расхода консерванта </w:t>
      </w:r>
      <w:r w:rsidR="003142DA">
        <w:rPr>
          <w:rStyle w:val="a8"/>
          <w:rFonts w:ascii="Times New Roman" w:hAnsi="Times New Roman" w:cs="Times New Roman"/>
          <w:b w:val="0"/>
        </w:rPr>
        <w:t>от нормированных</w:t>
      </w:r>
      <w:r>
        <w:rPr>
          <w:rStyle w:val="a8"/>
          <w:rFonts w:ascii="Times New Roman" w:hAnsi="Times New Roman" w:cs="Times New Roman"/>
          <w:b w:val="0"/>
        </w:rPr>
        <w:t>, дает устные указания механизатору на регулировку дозатора и форсунки.</w:t>
      </w:r>
    </w:p>
    <w:p w14:paraId="72919FB1" w14:textId="5209AC72" w:rsidR="00A36AD2" w:rsidRPr="00D22E83" w:rsidRDefault="00D22E83" w:rsidP="006B2C83">
      <w:pPr>
        <w:pStyle w:val="20"/>
        <w:numPr>
          <w:ilvl w:val="1"/>
          <w:numId w:val="6"/>
        </w:numPr>
        <w:tabs>
          <w:tab w:val="clear" w:pos="720"/>
          <w:tab w:val="left" w:pos="709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81" w:name="_Toc204332102"/>
      <w:r w:rsidRPr="00C277D7">
        <w:rPr>
          <w:rFonts w:ascii="Times New Roman" w:hAnsi="Times New Roman" w:cs="Times New Roman"/>
        </w:rPr>
        <w:t>Контроль качества</w:t>
      </w:r>
      <w:bookmarkEnd w:id="81"/>
    </w:p>
    <w:p w14:paraId="19FB2C2F" w14:textId="11D8449F" w:rsidR="00D76F2E" w:rsidRPr="00E47218" w:rsidRDefault="00CA0305" w:rsidP="006B2C83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E47218">
        <w:rPr>
          <w:rStyle w:val="a8"/>
          <w:rFonts w:ascii="Times New Roman" w:hAnsi="Times New Roman" w:cs="Times New Roman"/>
          <w:b w:val="0"/>
        </w:rPr>
        <w:t xml:space="preserve">С целью </w:t>
      </w:r>
      <w:r w:rsidR="00F24642">
        <w:rPr>
          <w:rStyle w:val="a8"/>
          <w:rFonts w:ascii="Times New Roman" w:hAnsi="Times New Roman" w:cs="Times New Roman"/>
          <w:b w:val="0"/>
        </w:rPr>
        <w:t xml:space="preserve">обеспечения качественными и безопасными кормами необходимо </w:t>
      </w:r>
      <w:r w:rsidR="00F24642" w:rsidRPr="00E47218">
        <w:rPr>
          <w:rStyle w:val="a8"/>
          <w:rFonts w:ascii="Times New Roman" w:hAnsi="Times New Roman" w:cs="Times New Roman"/>
          <w:b w:val="0"/>
        </w:rPr>
        <w:t>проведени</w:t>
      </w:r>
      <w:r w:rsidR="00F24642">
        <w:rPr>
          <w:rStyle w:val="a8"/>
          <w:rFonts w:ascii="Times New Roman" w:hAnsi="Times New Roman" w:cs="Times New Roman"/>
          <w:b w:val="0"/>
        </w:rPr>
        <w:t>е</w:t>
      </w:r>
      <w:r w:rsidR="00F24642" w:rsidRPr="00E47218">
        <w:rPr>
          <w:rStyle w:val="a8"/>
          <w:rFonts w:ascii="Times New Roman" w:hAnsi="Times New Roman" w:cs="Times New Roman"/>
          <w:b w:val="0"/>
        </w:rPr>
        <w:t xml:space="preserve"> </w:t>
      </w:r>
      <w:r w:rsidR="003142DA">
        <w:rPr>
          <w:rStyle w:val="a8"/>
          <w:rFonts w:ascii="Times New Roman" w:hAnsi="Times New Roman" w:cs="Times New Roman"/>
          <w:b w:val="0"/>
        </w:rPr>
        <w:t xml:space="preserve">независимых </w:t>
      </w:r>
      <w:r w:rsidRPr="00E47218">
        <w:rPr>
          <w:rStyle w:val="a8"/>
          <w:rFonts w:ascii="Times New Roman" w:hAnsi="Times New Roman" w:cs="Times New Roman"/>
          <w:b w:val="0"/>
        </w:rPr>
        <w:t>лабораторных испытаний кормов на питательность и биобезопасность</w:t>
      </w:r>
      <w:r w:rsidR="00F24642">
        <w:rPr>
          <w:rStyle w:val="a8"/>
          <w:rFonts w:ascii="Times New Roman" w:hAnsi="Times New Roman" w:cs="Times New Roman"/>
          <w:b w:val="0"/>
        </w:rPr>
        <w:t xml:space="preserve">. Для этого </w:t>
      </w:r>
      <w:r w:rsidRPr="00E47218">
        <w:rPr>
          <w:rStyle w:val="a8"/>
          <w:rFonts w:ascii="Times New Roman" w:hAnsi="Times New Roman" w:cs="Times New Roman"/>
          <w:b w:val="0"/>
        </w:rPr>
        <w:t xml:space="preserve">руководитель направления животноводства </w:t>
      </w:r>
      <w:r w:rsidR="009817C8">
        <w:rPr>
          <w:rStyle w:val="a8"/>
          <w:rFonts w:ascii="Times New Roman" w:hAnsi="Times New Roman" w:cs="Times New Roman"/>
          <w:b w:val="0"/>
        </w:rPr>
        <w:t xml:space="preserve">АК «Лабинский» </w:t>
      </w:r>
      <w:r w:rsidRPr="00E47218">
        <w:rPr>
          <w:rStyle w:val="a8"/>
          <w:rFonts w:ascii="Times New Roman" w:hAnsi="Times New Roman" w:cs="Times New Roman"/>
          <w:b w:val="0"/>
        </w:rPr>
        <w:t xml:space="preserve">ежегодно </w:t>
      </w:r>
      <w:r w:rsidR="00D76F2E" w:rsidRPr="00E47218">
        <w:rPr>
          <w:rFonts w:ascii="Times New Roman" w:hAnsi="Times New Roman"/>
          <w:sz w:val="24"/>
        </w:rPr>
        <w:t>выбирает поставщика согласно требованиям Регламента выбора поставщика ТМЦ/работ/услуг АК «Лабинский» и формирует заявку на закупку услуг в соответствии с требованиями Регламента по закупке ТМЦ/работ/услуг АК «Лабинский».</w:t>
      </w:r>
      <w:r w:rsidR="00E47218">
        <w:rPr>
          <w:rFonts w:ascii="Times New Roman" w:hAnsi="Times New Roman"/>
          <w:sz w:val="24"/>
        </w:rPr>
        <w:t xml:space="preserve"> </w:t>
      </w:r>
      <w:r w:rsidR="00E47218" w:rsidRPr="00E47218">
        <w:rPr>
          <w:rFonts w:ascii="Times New Roman" w:eastAsia="SimSun" w:hAnsi="Times New Roman"/>
          <w:sz w:val="24"/>
        </w:rPr>
        <w:t xml:space="preserve">Неотъемлемой частью договора является график посещения </w:t>
      </w:r>
      <w:r w:rsidR="00E47218">
        <w:rPr>
          <w:rFonts w:ascii="Times New Roman" w:eastAsia="SimSun" w:hAnsi="Times New Roman"/>
          <w:sz w:val="24"/>
        </w:rPr>
        <w:t>представителем</w:t>
      </w:r>
      <w:r w:rsidR="00E47218" w:rsidRPr="00E47218">
        <w:rPr>
          <w:rFonts w:ascii="Times New Roman" w:eastAsia="SimSun" w:hAnsi="Times New Roman"/>
          <w:sz w:val="24"/>
        </w:rPr>
        <w:t xml:space="preserve"> лаборатории Обществ</w:t>
      </w:r>
      <w:r w:rsidR="003142DA">
        <w:rPr>
          <w:rFonts w:ascii="Times New Roman" w:eastAsia="SimSun" w:hAnsi="Times New Roman"/>
          <w:sz w:val="24"/>
        </w:rPr>
        <w:t>а</w:t>
      </w:r>
      <w:r w:rsidR="00E47218" w:rsidRPr="00E47218">
        <w:rPr>
          <w:rFonts w:ascii="Times New Roman" w:eastAsia="SimSun" w:hAnsi="Times New Roman"/>
          <w:sz w:val="24"/>
        </w:rPr>
        <w:t>.</w:t>
      </w:r>
    </w:p>
    <w:p w14:paraId="4F764E35" w14:textId="1D9AB127" w:rsidR="00E47218" w:rsidRDefault="00D22E83" w:rsidP="006B2C83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Использование кормов должно осуществляться только после л</w:t>
      </w:r>
      <w:r w:rsidR="00F24642">
        <w:rPr>
          <w:rStyle w:val="a8"/>
          <w:rFonts w:ascii="Times New Roman" w:hAnsi="Times New Roman" w:cs="Times New Roman"/>
          <w:b w:val="0"/>
        </w:rPr>
        <w:t>абораторны</w:t>
      </w:r>
      <w:r>
        <w:rPr>
          <w:rStyle w:val="a8"/>
          <w:rFonts w:ascii="Times New Roman" w:hAnsi="Times New Roman" w:cs="Times New Roman"/>
          <w:b w:val="0"/>
        </w:rPr>
        <w:t>х</w:t>
      </w:r>
      <w:r w:rsidR="00F24642">
        <w:rPr>
          <w:rStyle w:val="a8"/>
          <w:rFonts w:ascii="Times New Roman" w:hAnsi="Times New Roman" w:cs="Times New Roman"/>
          <w:b w:val="0"/>
        </w:rPr>
        <w:t xml:space="preserve"> испытани</w:t>
      </w:r>
      <w:r>
        <w:rPr>
          <w:rStyle w:val="a8"/>
          <w:rFonts w:ascii="Times New Roman" w:hAnsi="Times New Roman" w:cs="Times New Roman"/>
          <w:b w:val="0"/>
        </w:rPr>
        <w:t xml:space="preserve">й. Изъятие проб для проведения анализов должном </w:t>
      </w:r>
      <w:r w:rsidR="00F24642">
        <w:rPr>
          <w:rStyle w:val="a8"/>
          <w:rFonts w:ascii="Times New Roman" w:hAnsi="Times New Roman" w:cs="Times New Roman"/>
          <w:b w:val="0"/>
        </w:rPr>
        <w:t xml:space="preserve">производиться не позднее чем за 5 дней до начала скармливания и не ранее </w:t>
      </w:r>
      <w:r w:rsidR="00B9596D">
        <w:rPr>
          <w:rStyle w:val="a8"/>
          <w:rFonts w:ascii="Times New Roman" w:hAnsi="Times New Roman" w:cs="Times New Roman"/>
          <w:b w:val="0"/>
        </w:rPr>
        <w:t xml:space="preserve">окончания срока ферментации </w:t>
      </w:r>
      <w:r w:rsidR="00C277D7">
        <w:rPr>
          <w:rStyle w:val="a8"/>
          <w:rFonts w:ascii="Times New Roman" w:hAnsi="Times New Roman" w:cs="Times New Roman"/>
          <w:b w:val="0"/>
        </w:rPr>
        <w:t>в соответствии с инструкцией к консерванту.</w:t>
      </w:r>
      <w:r w:rsidR="00F24642">
        <w:rPr>
          <w:rStyle w:val="a8"/>
          <w:rFonts w:ascii="Times New Roman" w:hAnsi="Times New Roman" w:cs="Times New Roman"/>
          <w:b w:val="0"/>
        </w:rPr>
        <w:t xml:space="preserve"> Для этого з</w:t>
      </w:r>
      <w:r w:rsidR="00E03F09">
        <w:rPr>
          <w:rStyle w:val="a8"/>
          <w:rFonts w:ascii="Times New Roman" w:hAnsi="Times New Roman" w:cs="Times New Roman"/>
          <w:b w:val="0"/>
        </w:rPr>
        <w:t>оотехник Общества планирует выемку корма</w:t>
      </w:r>
      <w:r w:rsidR="003142DA">
        <w:rPr>
          <w:rStyle w:val="a8"/>
          <w:rFonts w:ascii="Times New Roman" w:hAnsi="Times New Roman" w:cs="Times New Roman"/>
          <w:b w:val="0"/>
        </w:rPr>
        <w:t xml:space="preserve"> из траншеи</w:t>
      </w:r>
      <w:r w:rsidR="00520722">
        <w:rPr>
          <w:rStyle w:val="a8"/>
          <w:rFonts w:ascii="Times New Roman" w:hAnsi="Times New Roman" w:cs="Times New Roman"/>
          <w:b w:val="0"/>
        </w:rPr>
        <w:t>/кургана</w:t>
      </w:r>
      <w:r w:rsidR="00E03F09">
        <w:rPr>
          <w:rStyle w:val="a8"/>
          <w:rFonts w:ascii="Times New Roman" w:hAnsi="Times New Roman" w:cs="Times New Roman"/>
          <w:b w:val="0"/>
        </w:rPr>
        <w:t>, основываясь на графике объезда представителя лаборатории. Выемка корма без подтверждения качества не допускается.</w:t>
      </w:r>
    </w:p>
    <w:p w14:paraId="52793720" w14:textId="544E8420" w:rsidR="00E03F09" w:rsidRDefault="00E03F09" w:rsidP="006B2C83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E03F09">
        <w:rPr>
          <w:rStyle w:val="a8"/>
          <w:rFonts w:ascii="Times New Roman" w:hAnsi="Times New Roman" w:cs="Times New Roman"/>
          <w:b w:val="0"/>
        </w:rPr>
        <w:t>Зоотехник общества контролирует отбор проб представителем лаборатории.</w:t>
      </w:r>
      <w:r>
        <w:rPr>
          <w:rStyle w:val="a8"/>
          <w:rFonts w:ascii="Times New Roman" w:hAnsi="Times New Roman" w:cs="Times New Roman"/>
          <w:b w:val="0"/>
        </w:rPr>
        <w:t xml:space="preserve"> </w:t>
      </w:r>
      <w:r w:rsidRPr="00E03F09">
        <w:rPr>
          <w:rStyle w:val="a8"/>
          <w:rFonts w:ascii="Times New Roman" w:hAnsi="Times New Roman" w:cs="Times New Roman"/>
          <w:b w:val="0"/>
        </w:rPr>
        <w:t>Представитель лаборатории при отбор</w:t>
      </w:r>
      <w:r w:rsidR="003142DA">
        <w:rPr>
          <w:rStyle w:val="a8"/>
          <w:rFonts w:ascii="Times New Roman" w:hAnsi="Times New Roman" w:cs="Times New Roman"/>
          <w:b w:val="0"/>
        </w:rPr>
        <w:t>е</w:t>
      </w:r>
      <w:r w:rsidRPr="00E03F09">
        <w:rPr>
          <w:rStyle w:val="a8"/>
          <w:rFonts w:ascii="Times New Roman" w:hAnsi="Times New Roman" w:cs="Times New Roman"/>
          <w:b w:val="0"/>
        </w:rPr>
        <w:t xml:space="preserve"> проб из траншеи</w:t>
      </w:r>
      <w:r w:rsidR="00520722">
        <w:rPr>
          <w:rStyle w:val="a8"/>
          <w:rFonts w:ascii="Times New Roman" w:hAnsi="Times New Roman" w:cs="Times New Roman"/>
          <w:b w:val="0"/>
        </w:rPr>
        <w:t>/кургана</w:t>
      </w:r>
      <w:r w:rsidRPr="00E03F09">
        <w:rPr>
          <w:rStyle w:val="a8"/>
          <w:rFonts w:ascii="Times New Roman" w:hAnsi="Times New Roman" w:cs="Times New Roman"/>
          <w:b w:val="0"/>
        </w:rPr>
        <w:t xml:space="preserve"> берет пробы из четырех точек:</w:t>
      </w:r>
    </w:p>
    <w:p w14:paraId="3ADE7BEE" w14:textId="4F589B32" w:rsidR="00E03F09" w:rsidRPr="00E03F09" w:rsidRDefault="00E03F09" w:rsidP="00E03F09">
      <w:pPr>
        <w:pStyle w:val="2"/>
        <w:numPr>
          <w:ilvl w:val="0"/>
          <w:numId w:val="33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 w:rsidRPr="00E03F09">
        <w:rPr>
          <w:rStyle w:val="a8"/>
          <w:rFonts w:ascii="Times New Roman" w:hAnsi="Times New Roman" w:cs="Times New Roman"/>
          <w:b w:val="0"/>
        </w:rPr>
        <w:t>в центре одной из наклонных частей траншеи</w:t>
      </w:r>
      <w:r w:rsidR="00520722">
        <w:rPr>
          <w:rStyle w:val="a8"/>
          <w:rFonts w:ascii="Times New Roman" w:hAnsi="Times New Roman" w:cs="Times New Roman"/>
          <w:b w:val="0"/>
        </w:rPr>
        <w:t>/кургана</w:t>
      </w:r>
      <w:r w:rsidRPr="00E03F09">
        <w:rPr>
          <w:rStyle w:val="a8"/>
          <w:rFonts w:ascii="Times New Roman" w:hAnsi="Times New Roman" w:cs="Times New Roman"/>
          <w:b w:val="0"/>
        </w:rPr>
        <w:t xml:space="preserve">; </w:t>
      </w:r>
    </w:p>
    <w:p w14:paraId="04452C7C" w14:textId="2BDA5A7C" w:rsidR="00E03F09" w:rsidRPr="00E03F09" w:rsidRDefault="00E03F09" w:rsidP="00E03F09">
      <w:pPr>
        <w:pStyle w:val="2"/>
        <w:numPr>
          <w:ilvl w:val="0"/>
          <w:numId w:val="33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 w:rsidRPr="00E03F09">
        <w:rPr>
          <w:rStyle w:val="a8"/>
          <w:rFonts w:ascii="Times New Roman" w:hAnsi="Times New Roman" w:cs="Times New Roman"/>
          <w:b w:val="0"/>
        </w:rPr>
        <w:lastRenderedPageBreak/>
        <w:t>в центре по длине и ширине траншеи</w:t>
      </w:r>
      <w:r w:rsidR="00520722">
        <w:rPr>
          <w:rStyle w:val="a8"/>
          <w:rFonts w:ascii="Times New Roman" w:hAnsi="Times New Roman" w:cs="Times New Roman"/>
          <w:b w:val="0"/>
        </w:rPr>
        <w:t>/кургана</w:t>
      </w:r>
      <w:r w:rsidRPr="00E03F09">
        <w:rPr>
          <w:rStyle w:val="a8"/>
          <w:rFonts w:ascii="Times New Roman" w:hAnsi="Times New Roman" w:cs="Times New Roman"/>
          <w:b w:val="0"/>
        </w:rPr>
        <w:t xml:space="preserve">; </w:t>
      </w:r>
    </w:p>
    <w:p w14:paraId="6CC84E69" w14:textId="0F93167E" w:rsidR="00E03F09" w:rsidRPr="00E03F09" w:rsidRDefault="00E03F09" w:rsidP="00E03F09">
      <w:pPr>
        <w:pStyle w:val="2"/>
        <w:numPr>
          <w:ilvl w:val="0"/>
          <w:numId w:val="33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 w:rsidRPr="00E03F09">
        <w:rPr>
          <w:rStyle w:val="a8"/>
          <w:rFonts w:ascii="Times New Roman" w:hAnsi="Times New Roman" w:cs="Times New Roman"/>
          <w:b w:val="0"/>
        </w:rPr>
        <w:t>на расстоянии 0,5 м от одной из стен</w:t>
      </w:r>
      <w:r w:rsidR="00520722">
        <w:rPr>
          <w:rStyle w:val="a8"/>
          <w:rFonts w:ascii="Times New Roman" w:hAnsi="Times New Roman" w:cs="Times New Roman"/>
          <w:b w:val="0"/>
        </w:rPr>
        <w:t>/края</w:t>
      </w:r>
      <w:r w:rsidRPr="00E03F09">
        <w:rPr>
          <w:rStyle w:val="a8"/>
          <w:rFonts w:ascii="Times New Roman" w:hAnsi="Times New Roman" w:cs="Times New Roman"/>
          <w:b w:val="0"/>
        </w:rPr>
        <w:t>;</w:t>
      </w:r>
    </w:p>
    <w:p w14:paraId="60EFF91A" w14:textId="382F67C8" w:rsidR="00E03F09" w:rsidRPr="00E03F09" w:rsidRDefault="00E03F09" w:rsidP="00A01164">
      <w:pPr>
        <w:pStyle w:val="2"/>
        <w:numPr>
          <w:ilvl w:val="0"/>
          <w:numId w:val="33"/>
        </w:numPr>
        <w:suppressAutoHyphens w:val="0"/>
        <w:spacing w:after="0" w:line="360" w:lineRule="auto"/>
        <w:contextualSpacing/>
        <w:rPr>
          <w:rStyle w:val="a8"/>
          <w:rFonts w:ascii="Times New Roman" w:hAnsi="Times New Roman" w:cs="Times New Roman"/>
          <w:b w:val="0"/>
        </w:rPr>
      </w:pPr>
      <w:r w:rsidRPr="00E03F09">
        <w:rPr>
          <w:rStyle w:val="a8"/>
          <w:rFonts w:ascii="Times New Roman" w:hAnsi="Times New Roman" w:cs="Times New Roman"/>
          <w:b w:val="0"/>
        </w:rPr>
        <w:t>в середине по длине хранилища.</w:t>
      </w:r>
    </w:p>
    <w:p w14:paraId="4BC38FCC" w14:textId="79A0047A" w:rsidR="00E03F09" w:rsidRDefault="00E03F09" w:rsidP="00E03F09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При изъятии пробы из полимерного рукава представитель лаборатории берет пробу из одной точки.</w:t>
      </w:r>
    </w:p>
    <w:p w14:paraId="0AD8A560" w14:textId="5F27482A" w:rsidR="003142DA" w:rsidRPr="006E1515" w:rsidRDefault="006E1515" w:rsidP="003142DA">
      <w:pPr>
        <w:pStyle w:val="aff2"/>
        <w:numPr>
          <w:ilvl w:val="2"/>
          <w:numId w:val="6"/>
        </w:numPr>
        <w:spacing w:line="360" w:lineRule="auto"/>
        <w:ind w:left="0" w:firstLine="567"/>
        <w:jc w:val="both"/>
        <w:rPr>
          <w:rStyle w:val="a8"/>
          <w:rFonts w:ascii="Times New Roman" w:hAnsi="Times New Roman" w:cs="Times New Roman"/>
          <w:b w:val="0"/>
          <w:lang w:eastAsia="ru-RU"/>
        </w:rPr>
      </w:pPr>
      <w:r>
        <w:rPr>
          <w:rStyle w:val="a8"/>
          <w:rFonts w:ascii="Times New Roman" w:hAnsi="Times New Roman" w:cs="Times New Roman"/>
          <w:b w:val="0"/>
          <w:lang w:eastAsia="ru-RU"/>
        </w:rPr>
        <w:t>Представитель лаборатории и</w:t>
      </w:r>
      <w:r w:rsidR="003142DA" w:rsidRPr="006E1515">
        <w:rPr>
          <w:rStyle w:val="a8"/>
          <w:rFonts w:ascii="Times New Roman" w:hAnsi="Times New Roman" w:cs="Times New Roman"/>
          <w:b w:val="0"/>
          <w:lang w:eastAsia="ru-RU"/>
        </w:rPr>
        <w:t>з полученных проб готов</w:t>
      </w:r>
      <w:r>
        <w:rPr>
          <w:rStyle w:val="a8"/>
          <w:rFonts w:ascii="Times New Roman" w:hAnsi="Times New Roman" w:cs="Times New Roman"/>
          <w:b w:val="0"/>
          <w:lang w:eastAsia="ru-RU"/>
        </w:rPr>
        <w:t>и</w:t>
      </w:r>
      <w:r w:rsidR="003142DA" w:rsidRPr="006E1515">
        <w:rPr>
          <w:rStyle w:val="a8"/>
          <w:rFonts w:ascii="Times New Roman" w:hAnsi="Times New Roman" w:cs="Times New Roman"/>
          <w:b w:val="0"/>
          <w:lang w:eastAsia="ru-RU"/>
        </w:rPr>
        <w:t>т объединенную пробу. Для этого пробы собирают вместе</w:t>
      </w:r>
      <w:r w:rsidR="00D22E83">
        <w:rPr>
          <w:rStyle w:val="a8"/>
          <w:rFonts w:ascii="Times New Roman" w:hAnsi="Times New Roman" w:cs="Times New Roman"/>
          <w:b w:val="0"/>
          <w:lang w:eastAsia="ru-RU"/>
        </w:rPr>
        <w:t>,</w:t>
      </w:r>
      <w:r w:rsidR="003142DA" w:rsidRPr="006E1515">
        <w:rPr>
          <w:rStyle w:val="a8"/>
          <w:rFonts w:ascii="Times New Roman" w:hAnsi="Times New Roman" w:cs="Times New Roman"/>
          <w:b w:val="0"/>
          <w:lang w:eastAsia="ru-RU"/>
        </w:rPr>
        <w:t xml:space="preserve"> </w:t>
      </w:r>
      <w:r w:rsidRPr="006E1515">
        <w:rPr>
          <w:rStyle w:val="a8"/>
          <w:rFonts w:ascii="Times New Roman" w:hAnsi="Times New Roman" w:cs="Times New Roman"/>
          <w:b w:val="0"/>
          <w:lang w:eastAsia="ru-RU"/>
        </w:rPr>
        <w:t>т</w:t>
      </w:r>
      <w:r w:rsidR="003142DA" w:rsidRPr="006E1515">
        <w:rPr>
          <w:rStyle w:val="a8"/>
          <w:rFonts w:ascii="Times New Roman" w:hAnsi="Times New Roman" w:cs="Times New Roman"/>
          <w:b w:val="0"/>
          <w:lang w:eastAsia="ru-RU"/>
        </w:rPr>
        <w:t>щательно перемешивают и отбирают пробу массой не менее 2 кг.</w:t>
      </w:r>
    </w:p>
    <w:p w14:paraId="661CE64A" w14:textId="2ADB6C1F" w:rsidR="00E03F09" w:rsidRPr="00E03F09" w:rsidRDefault="00E03F09" w:rsidP="006B2C83">
      <w:pPr>
        <w:pStyle w:val="aff2"/>
        <w:numPr>
          <w:ilvl w:val="2"/>
          <w:numId w:val="6"/>
        </w:numPr>
        <w:spacing w:line="360" w:lineRule="auto"/>
        <w:ind w:left="0" w:firstLine="567"/>
        <w:jc w:val="both"/>
        <w:rPr>
          <w:rStyle w:val="a8"/>
          <w:rFonts w:ascii="Times New Roman" w:hAnsi="Times New Roman" w:cs="Times New Roman"/>
          <w:b w:val="0"/>
          <w:lang w:eastAsia="ru-RU"/>
        </w:rPr>
      </w:pPr>
      <w:r w:rsidRPr="00E03F09">
        <w:rPr>
          <w:rStyle w:val="a8"/>
          <w:rFonts w:ascii="Times New Roman" w:hAnsi="Times New Roman" w:cs="Times New Roman"/>
          <w:b w:val="0"/>
          <w:lang w:eastAsia="ru-RU"/>
        </w:rPr>
        <w:t xml:space="preserve">Представитель лаборатории помещает </w:t>
      </w:r>
      <w:r w:rsidR="006E1515">
        <w:rPr>
          <w:rStyle w:val="a8"/>
          <w:rFonts w:ascii="Times New Roman" w:hAnsi="Times New Roman" w:cs="Times New Roman"/>
          <w:b w:val="0"/>
          <w:lang w:eastAsia="ru-RU"/>
        </w:rPr>
        <w:t xml:space="preserve">объединенную </w:t>
      </w:r>
      <w:r w:rsidRPr="00E03F09">
        <w:rPr>
          <w:rStyle w:val="a8"/>
          <w:rFonts w:ascii="Times New Roman" w:hAnsi="Times New Roman" w:cs="Times New Roman"/>
          <w:b w:val="0"/>
          <w:lang w:eastAsia="ru-RU"/>
        </w:rPr>
        <w:t>пробу в полиэтиленовый пакет, уплотняет для ограничения доступа воздуха</w:t>
      </w:r>
      <w:r>
        <w:rPr>
          <w:rStyle w:val="a8"/>
          <w:rFonts w:ascii="Times New Roman" w:hAnsi="Times New Roman" w:cs="Times New Roman"/>
          <w:b w:val="0"/>
          <w:lang w:eastAsia="ru-RU"/>
        </w:rPr>
        <w:t>, подписывает номер траншеи</w:t>
      </w:r>
      <w:r w:rsidR="00520722">
        <w:rPr>
          <w:rStyle w:val="a8"/>
          <w:rFonts w:ascii="Times New Roman" w:hAnsi="Times New Roman" w:cs="Times New Roman"/>
          <w:b w:val="0"/>
          <w:lang w:eastAsia="ru-RU"/>
        </w:rPr>
        <w:t>/кургана</w:t>
      </w:r>
      <w:r w:rsidR="006E1515">
        <w:rPr>
          <w:rStyle w:val="a8"/>
          <w:rFonts w:ascii="Times New Roman" w:hAnsi="Times New Roman" w:cs="Times New Roman"/>
          <w:b w:val="0"/>
          <w:lang w:eastAsia="ru-RU"/>
        </w:rPr>
        <w:t>,</w:t>
      </w:r>
      <w:r>
        <w:rPr>
          <w:rStyle w:val="a8"/>
          <w:rFonts w:ascii="Times New Roman" w:hAnsi="Times New Roman" w:cs="Times New Roman"/>
          <w:b w:val="0"/>
          <w:lang w:eastAsia="ru-RU"/>
        </w:rPr>
        <w:t xml:space="preserve"> дату забора</w:t>
      </w:r>
      <w:r w:rsidRPr="00E03F09">
        <w:rPr>
          <w:rStyle w:val="a8"/>
          <w:rFonts w:ascii="Times New Roman" w:hAnsi="Times New Roman" w:cs="Times New Roman"/>
          <w:b w:val="0"/>
          <w:lang w:eastAsia="ru-RU"/>
        </w:rPr>
        <w:t xml:space="preserve"> и доставляет в лабораторию. </w:t>
      </w:r>
    </w:p>
    <w:p w14:paraId="626B4D80" w14:textId="088878B8" w:rsidR="00E03F09" w:rsidRPr="000649DA" w:rsidRDefault="00E03F09" w:rsidP="006B2C83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E03F09">
        <w:rPr>
          <w:rStyle w:val="a8"/>
          <w:rFonts w:ascii="Times New Roman" w:hAnsi="Times New Roman" w:cs="Times New Roman"/>
          <w:b w:val="0"/>
        </w:rPr>
        <w:t xml:space="preserve">Результаты анализов лаборатория направляет руководителю направления </w:t>
      </w:r>
      <w:r w:rsidR="00032D70">
        <w:rPr>
          <w:rStyle w:val="a8"/>
          <w:rFonts w:ascii="Times New Roman" w:hAnsi="Times New Roman" w:cs="Times New Roman"/>
          <w:b w:val="0"/>
        </w:rPr>
        <w:t>ж</w:t>
      </w:r>
      <w:r w:rsidRPr="00E03F09">
        <w:rPr>
          <w:rStyle w:val="a8"/>
          <w:rFonts w:ascii="Times New Roman" w:hAnsi="Times New Roman" w:cs="Times New Roman"/>
          <w:b w:val="0"/>
        </w:rPr>
        <w:t>ивотноводства» или главному зоотехнику АК «Лабинский» посредством элек</w:t>
      </w:r>
      <w:r w:rsidRPr="000649DA">
        <w:rPr>
          <w:rStyle w:val="a8"/>
          <w:rFonts w:ascii="Times New Roman" w:hAnsi="Times New Roman" w:cs="Times New Roman"/>
          <w:b w:val="0"/>
        </w:rPr>
        <w:t xml:space="preserve">тронной почты в виде электронного файла. </w:t>
      </w:r>
    </w:p>
    <w:p w14:paraId="070E7A5D" w14:textId="63140F23" w:rsidR="000649DA" w:rsidRPr="000649DA" w:rsidRDefault="000649DA" w:rsidP="006B2C83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0649DA">
        <w:rPr>
          <w:rStyle w:val="a8"/>
          <w:rFonts w:ascii="Times New Roman" w:hAnsi="Times New Roman" w:cs="Times New Roman"/>
          <w:b w:val="0"/>
        </w:rPr>
        <w:t xml:space="preserve">Руководитель направления </w:t>
      </w:r>
      <w:r>
        <w:rPr>
          <w:rStyle w:val="a8"/>
          <w:rFonts w:ascii="Times New Roman" w:hAnsi="Times New Roman" w:cs="Times New Roman"/>
          <w:b w:val="0"/>
        </w:rPr>
        <w:t>ж</w:t>
      </w:r>
      <w:r w:rsidRPr="000649DA">
        <w:rPr>
          <w:rStyle w:val="a8"/>
          <w:rFonts w:ascii="Times New Roman" w:hAnsi="Times New Roman" w:cs="Times New Roman"/>
          <w:b w:val="0"/>
        </w:rPr>
        <w:t>ивотноводства</w:t>
      </w:r>
      <w:r w:rsidR="00680937">
        <w:rPr>
          <w:rStyle w:val="a8"/>
          <w:rFonts w:ascii="Times New Roman" w:hAnsi="Times New Roman" w:cs="Times New Roman"/>
          <w:b w:val="0"/>
        </w:rPr>
        <w:t>/</w:t>
      </w:r>
      <w:r w:rsidRPr="000649DA">
        <w:rPr>
          <w:rStyle w:val="a8"/>
          <w:rFonts w:ascii="Times New Roman" w:hAnsi="Times New Roman" w:cs="Times New Roman"/>
          <w:b w:val="0"/>
        </w:rPr>
        <w:t xml:space="preserve">главный зоотехник АК «Лабинский» </w:t>
      </w:r>
      <w:r w:rsidR="00E03F09" w:rsidRPr="000649DA">
        <w:rPr>
          <w:rStyle w:val="a8"/>
          <w:rFonts w:ascii="Times New Roman" w:hAnsi="Times New Roman" w:cs="Times New Roman"/>
          <w:b w:val="0"/>
        </w:rPr>
        <w:t>производит загрузку полученного файла в программное обеспечение AMTS для расчета рационов</w:t>
      </w:r>
      <w:r w:rsidR="00320DDC" w:rsidRPr="00320DDC">
        <w:rPr>
          <w:rStyle w:val="a8"/>
          <w:rFonts w:ascii="Times New Roman" w:hAnsi="Times New Roman" w:cs="Times New Roman"/>
          <w:b w:val="0"/>
        </w:rPr>
        <w:t xml:space="preserve"> (</w:t>
      </w:r>
      <w:r w:rsidR="00320DDC">
        <w:rPr>
          <w:rStyle w:val="a8"/>
          <w:rFonts w:ascii="Times New Roman" w:hAnsi="Times New Roman" w:cs="Times New Roman"/>
          <w:b w:val="0"/>
        </w:rPr>
        <w:t xml:space="preserve">далее – </w:t>
      </w:r>
      <w:r w:rsidR="00320DDC">
        <w:rPr>
          <w:rStyle w:val="a8"/>
          <w:rFonts w:ascii="Times New Roman" w:hAnsi="Times New Roman" w:cs="Times New Roman"/>
          <w:b w:val="0"/>
          <w:lang w:val="en-US"/>
        </w:rPr>
        <w:t>AMTS</w:t>
      </w:r>
      <w:r w:rsidR="00320DDC" w:rsidRPr="00F05DCA">
        <w:rPr>
          <w:rStyle w:val="a8"/>
          <w:rFonts w:ascii="Times New Roman" w:hAnsi="Times New Roman" w:cs="Times New Roman"/>
          <w:b w:val="0"/>
        </w:rPr>
        <w:t>)</w:t>
      </w:r>
      <w:r w:rsidR="00E03F09" w:rsidRPr="000649DA">
        <w:rPr>
          <w:rStyle w:val="a8"/>
          <w:rFonts w:ascii="Times New Roman" w:hAnsi="Times New Roman" w:cs="Times New Roman"/>
          <w:b w:val="0"/>
        </w:rPr>
        <w:t xml:space="preserve">. AMTS на основании данных из загружаемого файла производит перерасчет составляющих </w:t>
      </w:r>
      <w:r w:rsidR="002C61FC">
        <w:rPr>
          <w:rStyle w:val="a8"/>
          <w:rFonts w:ascii="Times New Roman" w:hAnsi="Times New Roman" w:cs="Times New Roman"/>
          <w:b w:val="0"/>
        </w:rPr>
        <w:t xml:space="preserve">компонентов </w:t>
      </w:r>
      <w:r w:rsidR="00E03F09" w:rsidRPr="000649DA">
        <w:rPr>
          <w:rStyle w:val="a8"/>
          <w:rFonts w:ascii="Times New Roman" w:hAnsi="Times New Roman" w:cs="Times New Roman"/>
          <w:b w:val="0"/>
        </w:rPr>
        <w:t>для производства корма.</w:t>
      </w:r>
      <w:r w:rsidRPr="000649DA">
        <w:rPr>
          <w:rStyle w:val="a8"/>
          <w:rFonts w:ascii="Times New Roman" w:hAnsi="Times New Roman" w:cs="Times New Roman"/>
          <w:b w:val="0"/>
        </w:rPr>
        <w:t xml:space="preserve"> </w:t>
      </w:r>
    </w:p>
    <w:p w14:paraId="2D57BAFA" w14:textId="35A507E2" w:rsidR="00E03F09" w:rsidRDefault="000649DA" w:rsidP="006B2C83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0649DA">
        <w:rPr>
          <w:rStyle w:val="a8"/>
          <w:rFonts w:ascii="Times New Roman" w:hAnsi="Times New Roman" w:cs="Times New Roman"/>
          <w:b w:val="0"/>
        </w:rPr>
        <w:t xml:space="preserve">Руководитель направления </w:t>
      </w:r>
      <w:r>
        <w:rPr>
          <w:rStyle w:val="a8"/>
          <w:rFonts w:ascii="Times New Roman" w:hAnsi="Times New Roman" w:cs="Times New Roman"/>
          <w:b w:val="0"/>
        </w:rPr>
        <w:t>ж</w:t>
      </w:r>
      <w:r w:rsidRPr="000649DA">
        <w:rPr>
          <w:rStyle w:val="a8"/>
          <w:rFonts w:ascii="Times New Roman" w:hAnsi="Times New Roman" w:cs="Times New Roman"/>
          <w:b w:val="0"/>
        </w:rPr>
        <w:t>ивотноводства</w:t>
      </w:r>
      <w:r w:rsidR="00680937">
        <w:rPr>
          <w:rStyle w:val="a8"/>
          <w:rFonts w:ascii="Times New Roman" w:hAnsi="Times New Roman" w:cs="Times New Roman"/>
          <w:b w:val="0"/>
        </w:rPr>
        <w:t>/</w:t>
      </w:r>
      <w:r w:rsidRPr="000649DA">
        <w:rPr>
          <w:rStyle w:val="a8"/>
          <w:rFonts w:ascii="Times New Roman" w:hAnsi="Times New Roman" w:cs="Times New Roman"/>
          <w:b w:val="0"/>
        </w:rPr>
        <w:t xml:space="preserve">главный зоотехник АК «Лабинский» направляет результаты работы </w:t>
      </w:r>
      <w:r w:rsidRPr="000649DA">
        <w:rPr>
          <w:rStyle w:val="a8"/>
          <w:rFonts w:ascii="Times New Roman" w:hAnsi="Times New Roman" w:cs="Times New Roman"/>
          <w:b w:val="0"/>
          <w:lang w:val="en-US"/>
        </w:rPr>
        <w:t>AMTS</w:t>
      </w:r>
      <w:r w:rsidRPr="000649DA">
        <w:rPr>
          <w:rStyle w:val="a8"/>
          <w:rFonts w:ascii="Times New Roman" w:hAnsi="Times New Roman" w:cs="Times New Roman"/>
          <w:b w:val="0"/>
        </w:rPr>
        <w:t xml:space="preserve"> в адрес главного зоотехника Общества посредством корпоративной электронной почты в формате </w:t>
      </w:r>
      <w:r w:rsidRPr="000649DA">
        <w:rPr>
          <w:rStyle w:val="a8"/>
          <w:rFonts w:ascii="Times New Roman" w:hAnsi="Times New Roman" w:cs="Times New Roman"/>
          <w:b w:val="0"/>
          <w:lang w:val="en-US"/>
        </w:rPr>
        <w:t>PDF</w:t>
      </w:r>
      <w:r w:rsidRPr="000649DA">
        <w:rPr>
          <w:rStyle w:val="a8"/>
          <w:rFonts w:ascii="Times New Roman" w:hAnsi="Times New Roman" w:cs="Times New Roman"/>
          <w:b w:val="0"/>
        </w:rPr>
        <w:t>.</w:t>
      </w:r>
    </w:p>
    <w:p w14:paraId="4CDD2295" w14:textId="18664E29" w:rsidR="00BF549A" w:rsidRPr="000649DA" w:rsidRDefault="00BF549A" w:rsidP="006B2C83">
      <w:pPr>
        <w:pStyle w:val="2"/>
        <w:numPr>
          <w:ilvl w:val="2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Главный зоотехник Общества корректирует приготовление корма в соответствии с результатами работы </w:t>
      </w:r>
      <w:r>
        <w:rPr>
          <w:rStyle w:val="a8"/>
          <w:rFonts w:ascii="Times New Roman" w:hAnsi="Times New Roman" w:cs="Times New Roman"/>
          <w:b w:val="0"/>
          <w:lang w:val="en-US"/>
        </w:rPr>
        <w:t>AMTS</w:t>
      </w:r>
      <w:r>
        <w:rPr>
          <w:rStyle w:val="a8"/>
          <w:rFonts w:ascii="Times New Roman" w:hAnsi="Times New Roman" w:cs="Times New Roman"/>
          <w:b w:val="0"/>
        </w:rPr>
        <w:t>.</w:t>
      </w:r>
    </w:p>
    <w:bookmarkEnd w:id="53"/>
    <w:p w14:paraId="0BCBCDBB" w14:textId="395D389B" w:rsidR="00220BED" w:rsidRPr="000B2A2C" w:rsidRDefault="00DD230D" w:rsidP="00BB1F46">
      <w:pPr>
        <w:pStyle w:val="20"/>
        <w:numPr>
          <w:ilvl w:val="1"/>
          <w:numId w:val="6"/>
        </w:numPr>
        <w:tabs>
          <w:tab w:val="clear" w:pos="720"/>
          <w:tab w:val="left" w:pos="709"/>
        </w:tabs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bookmarkStart w:id="82" w:name="_Toc204332103"/>
      <w:r w:rsidR="006F1EDE">
        <w:rPr>
          <w:rFonts w:ascii="Times New Roman" w:hAnsi="Times New Roman" w:cs="Times New Roman"/>
        </w:rPr>
        <w:t>Показатели</w:t>
      </w:r>
      <w:r w:rsidR="00BA203C">
        <w:rPr>
          <w:rFonts w:ascii="Times New Roman" w:hAnsi="Times New Roman" w:cs="Times New Roman"/>
        </w:rPr>
        <w:t xml:space="preserve"> качества и питательности кормов</w:t>
      </w:r>
      <w:bookmarkEnd w:id="82"/>
    </w:p>
    <w:p w14:paraId="24A024B3" w14:textId="268EBF67" w:rsidR="00220BED" w:rsidRPr="00F10EBF" w:rsidRDefault="007674F0" w:rsidP="0040449B">
      <w:pPr>
        <w:pStyle w:val="2"/>
        <w:numPr>
          <w:ilvl w:val="2"/>
          <w:numId w:val="6"/>
        </w:numPr>
        <w:suppressAutoHyphens w:val="0"/>
        <w:spacing w:after="0" w:line="360" w:lineRule="auto"/>
        <w:ind w:left="567" w:hanging="567"/>
        <w:contextualSpacing/>
        <w:jc w:val="center"/>
        <w:rPr>
          <w:rStyle w:val="a8"/>
          <w:rFonts w:ascii="Times New Roman" w:hAnsi="Times New Roman" w:cs="Times New Roman"/>
          <w:bCs/>
        </w:rPr>
      </w:pPr>
      <w:r>
        <w:rPr>
          <w:rStyle w:val="a8"/>
          <w:rFonts w:ascii="Times New Roman" w:hAnsi="Times New Roman" w:cs="Times New Roman"/>
          <w:bCs/>
        </w:rPr>
        <w:t xml:space="preserve"> </w:t>
      </w:r>
      <w:r w:rsidR="00F10EBF">
        <w:rPr>
          <w:rStyle w:val="a8"/>
          <w:rFonts w:ascii="Times New Roman" w:hAnsi="Times New Roman" w:cs="Times New Roman"/>
          <w:bCs/>
        </w:rPr>
        <w:t>Сенаж</w:t>
      </w:r>
    </w:p>
    <w:p w14:paraId="724D8F9A" w14:textId="0FA19CDA" w:rsidR="00BA203C" w:rsidRDefault="00F10EBF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F10EBF">
        <w:rPr>
          <w:rStyle w:val="a8"/>
          <w:rFonts w:ascii="Times New Roman" w:hAnsi="Times New Roman" w:cs="Times New Roman"/>
          <w:b w:val="0"/>
        </w:rPr>
        <w:t>Качественный сенаж имеет светло-зеленый или светло-серый цвет, ароматный фруктовый запах и не должен иметь следов масляной кислоты.</w:t>
      </w:r>
    </w:p>
    <w:p w14:paraId="5F92EADB" w14:textId="3F26886E" w:rsidR="00BA203C" w:rsidRDefault="00F10EBF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F10EBF">
        <w:rPr>
          <w:rStyle w:val="a8"/>
          <w:rFonts w:ascii="Times New Roman" w:hAnsi="Times New Roman" w:cs="Times New Roman"/>
          <w:b w:val="0"/>
        </w:rPr>
        <w:t>По химическому составу и питательной ценности сенаж подразделяется на три класса качества</w:t>
      </w:r>
      <w:r w:rsidR="008B560E">
        <w:rPr>
          <w:rStyle w:val="a8"/>
          <w:rFonts w:ascii="Times New Roman" w:hAnsi="Times New Roman" w:cs="Times New Roman"/>
          <w:b w:val="0"/>
        </w:rPr>
        <w:t xml:space="preserve"> и</w:t>
      </w:r>
      <w:r w:rsidRPr="00F10EBF">
        <w:rPr>
          <w:rStyle w:val="a8"/>
          <w:rFonts w:ascii="Times New Roman" w:hAnsi="Times New Roman" w:cs="Times New Roman"/>
          <w:b w:val="0"/>
        </w:rPr>
        <w:t xml:space="preserve"> должен соответствовать </w:t>
      </w:r>
      <w:r w:rsidR="008B560E">
        <w:rPr>
          <w:rStyle w:val="a8"/>
          <w:rFonts w:ascii="Times New Roman" w:hAnsi="Times New Roman" w:cs="Times New Roman"/>
          <w:b w:val="0"/>
        </w:rPr>
        <w:t>Н</w:t>
      </w:r>
      <w:r w:rsidRPr="00F10EBF">
        <w:rPr>
          <w:rStyle w:val="a8"/>
          <w:rFonts w:ascii="Times New Roman" w:hAnsi="Times New Roman" w:cs="Times New Roman"/>
          <w:b w:val="0"/>
        </w:rPr>
        <w:t>ормативным требованиям</w:t>
      </w:r>
      <w:r>
        <w:rPr>
          <w:rStyle w:val="a8"/>
          <w:rFonts w:ascii="Times New Roman" w:hAnsi="Times New Roman" w:cs="Times New Roman"/>
          <w:b w:val="0"/>
        </w:rPr>
        <w:t xml:space="preserve"> </w:t>
      </w:r>
      <w:r w:rsidR="008B560E" w:rsidRPr="00F10EBF">
        <w:rPr>
          <w:rStyle w:val="a8"/>
          <w:rFonts w:ascii="Times New Roman" w:hAnsi="Times New Roman" w:cs="Times New Roman"/>
          <w:b w:val="0"/>
        </w:rPr>
        <w:t>оценки качества и питательности сенажа</w:t>
      </w:r>
      <w:r w:rsidR="008B560E">
        <w:rPr>
          <w:rStyle w:val="a8"/>
          <w:rFonts w:ascii="Times New Roman" w:hAnsi="Times New Roman" w:cs="Times New Roman"/>
          <w:b w:val="0"/>
        </w:rPr>
        <w:t xml:space="preserve"> </w:t>
      </w:r>
      <w:r>
        <w:rPr>
          <w:rStyle w:val="a8"/>
          <w:rFonts w:ascii="Times New Roman" w:hAnsi="Times New Roman" w:cs="Times New Roman"/>
          <w:b w:val="0"/>
        </w:rPr>
        <w:t>(</w:t>
      </w:r>
      <w:r w:rsidR="008B560E">
        <w:rPr>
          <w:rStyle w:val="a8"/>
          <w:rFonts w:ascii="Times New Roman" w:hAnsi="Times New Roman" w:cs="Times New Roman"/>
          <w:b w:val="0"/>
        </w:rPr>
        <w:t>Приложение 5</w:t>
      </w:r>
      <w:r>
        <w:rPr>
          <w:rStyle w:val="a8"/>
          <w:rFonts w:ascii="Times New Roman" w:hAnsi="Times New Roman" w:cs="Times New Roman"/>
          <w:b w:val="0"/>
        </w:rPr>
        <w:t>)</w:t>
      </w:r>
      <w:r w:rsidR="008B560E">
        <w:rPr>
          <w:rStyle w:val="a8"/>
          <w:rFonts w:ascii="Times New Roman" w:hAnsi="Times New Roman" w:cs="Times New Roman"/>
          <w:b w:val="0"/>
        </w:rPr>
        <w:t>. У</w:t>
      </w:r>
      <w:r w:rsidR="008B560E" w:rsidRPr="00F10EBF">
        <w:rPr>
          <w:rStyle w:val="a8"/>
          <w:rFonts w:ascii="Times New Roman" w:hAnsi="Times New Roman" w:cs="Times New Roman"/>
          <w:b w:val="0"/>
        </w:rPr>
        <w:t>чит</w:t>
      </w:r>
      <w:r w:rsidR="008B560E">
        <w:rPr>
          <w:rStyle w:val="a8"/>
          <w:rFonts w:ascii="Times New Roman" w:hAnsi="Times New Roman" w:cs="Times New Roman"/>
          <w:b w:val="0"/>
        </w:rPr>
        <w:t>ывается</w:t>
      </w:r>
      <w:r w:rsidR="008B560E" w:rsidRPr="00F10EBF">
        <w:rPr>
          <w:rStyle w:val="a8"/>
          <w:rFonts w:ascii="Times New Roman" w:hAnsi="Times New Roman" w:cs="Times New Roman"/>
          <w:b w:val="0"/>
        </w:rPr>
        <w:t xml:space="preserve"> содержани</w:t>
      </w:r>
      <w:r w:rsidR="008B560E">
        <w:rPr>
          <w:rStyle w:val="a8"/>
          <w:rFonts w:ascii="Times New Roman" w:hAnsi="Times New Roman" w:cs="Times New Roman"/>
          <w:b w:val="0"/>
        </w:rPr>
        <w:t>е</w:t>
      </w:r>
      <w:r w:rsidR="008B560E" w:rsidRPr="00F10EBF">
        <w:rPr>
          <w:rStyle w:val="a8"/>
          <w:rFonts w:ascii="Times New Roman" w:hAnsi="Times New Roman" w:cs="Times New Roman"/>
          <w:b w:val="0"/>
        </w:rPr>
        <w:t xml:space="preserve"> массовой доли сухого вещества, сырого протеина, сырой клетчатки, сырой золы, масляной кислоты, обменной энергии (кормовых единиц).</w:t>
      </w:r>
    </w:p>
    <w:p w14:paraId="2CB36555" w14:textId="26967ADA" w:rsidR="00F10EBF" w:rsidRDefault="00F10EBF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F10EBF">
        <w:rPr>
          <w:rStyle w:val="a8"/>
          <w:rFonts w:ascii="Times New Roman" w:hAnsi="Times New Roman" w:cs="Times New Roman"/>
          <w:b w:val="0"/>
        </w:rPr>
        <w:lastRenderedPageBreak/>
        <w:t>Оценка сенажа по классам качества производится в следующем порядке: при соответствии большинства показателей какому-либо одному классу сенаж оценивается по данному классу. В случае отнесения отдельных показателей сенажа к разным классам качества определяющими факторами являются содержание сухого вещества, сырого протеина, сырой золы и масляной кислоты. Показатели массовой доли сырой клетчатки и содержание обменной энергии (кормовых единиц) браковочными не являются.</w:t>
      </w:r>
    </w:p>
    <w:p w14:paraId="48D13C31" w14:textId="5A377538" w:rsidR="00F10EBF" w:rsidRDefault="00F10EBF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F10EBF">
        <w:rPr>
          <w:rStyle w:val="a8"/>
          <w:rFonts w:ascii="Times New Roman" w:hAnsi="Times New Roman" w:cs="Times New Roman"/>
          <w:b w:val="0"/>
        </w:rPr>
        <w:t xml:space="preserve">В случае, если сенаж имеет неприятный запах, черный цвет, ослизлую консистенцию, плесень, очаги гнили, а также повышенную концентрацию масляной кислоты (более 0,6%), сырой золы (земля, камни более 13%), нитратов, тяжелых металлов, </w:t>
      </w:r>
      <w:proofErr w:type="spellStart"/>
      <w:r w:rsidRPr="00F10EBF">
        <w:rPr>
          <w:rStyle w:val="a8"/>
          <w:rFonts w:ascii="Times New Roman" w:hAnsi="Times New Roman" w:cs="Times New Roman"/>
          <w:b w:val="0"/>
        </w:rPr>
        <w:t>токсигенных</w:t>
      </w:r>
      <w:proofErr w:type="spellEnd"/>
      <w:r w:rsidRPr="00F10EBF">
        <w:rPr>
          <w:rStyle w:val="a8"/>
          <w:rFonts w:ascii="Times New Roman" w:hAnsi="Times New Roman" w:cs="Times New Roman"/>
          <w:b w:val="0"/>
        </w:rPr>
        <w:t xml:space="preserve"> грибов и остаточных количеств пестицидов сверх предельно допустимых концентраций, то его оценивают как </w:t>
      </w:r>
      <w:proofErr w:type="spellStart"/>
      <w:r w:rsidRPr="00F10EBF">
        <w:rPr>
          <w:rStyle w:val="a8"/>
          <w:rFonts w:ascii="Times New Roman" w:hAnsi="Times New Roman" w:cs="Times New Roman"/>
          <w:b w:val="0"/>
        </w:rPr>
        <w:t>неклассный</w:t>
      </w:r>
      <w:proofErr w:type="spellEnd"/>
      <w:r w:rsidRPr="00F10EBF">
        <w:rPr>
          <w:rStyle w:val="a8"/>
          <w:rFonts w:ascii="Times New Roman" w:hAnsi="Times New Roman" w:cs="Times New Roman"/>
          <w:b w:val="0"/>
        </w:rPr>
        <w:t xml:space="preserve"> и </w:t>
      </w:r>
      <w:r w:rsidR="0040072A" w:rsidRPr="0040072A">
        <w:rPr>
          <w:rStyle w:val="a8"/>
          <w:rFonts w:ascii="Times New Roman" w:hAnsi="Times New Roman" w:cs="Times New Roman"/>
          <w:b w:val="0"/>
        </w:rPr>
        <w:t>скармливают животным в ограниченных количествах по согласованию с руководителем направления животноводства АК «Лабинский». Согласование проводит главный зоотехник Общества посредством корпоративной электронной почты.</w:t>
      </w:r>
    </w:p>
    <w:p w14:paraId="3268A834" w14:textId="4BCC90E3" w:rsidR="00F10EBF" w:rsidRPr="00F10EBF" w:rsidRDefault="007674F0" w:rsidP="0040449B">
      <w:pPr>
        <w:pStyle w:val="2"/>
        <w:numPr>
          <w:ilvl w:val="2"/>
          <w:numId w:val="6"/>
        </w:numPr>
        <w:suppressAutoHyphens w:val="0"/>
        <w:spacing w:after="0" w:line="360" w:lineRule="auto"/>
        <w:ind w:left="567" w:hanging="567"/>
        <w:contextualSpacing/>
        <w:jc w:val="center"/>
        <w:rPr>
          <w:rStyle w:val="a8"/>
          <w:rFonts w:ascii="Times New Roman" w:hAnsi="Times New Roman" w:cs="Times New Roman"/>
          <w:bCs/>
        </w:rPr>
      </w:pPr>
      <w:r>
        <w:rPr>
          <w:rStyle w:val="a8"/>
          <w:rFonts w:ascii="Times New Roman" w:hAnsi="Times New Roman" w:cs="Times New Roman"/>
          <w:bCs/>
        </w:rPr>
        <w:t xml:space="preserve"> </w:t>
      </w:r>
      <w:r w:rsidR="00F10EBF">
        <w:rPr>
          <w:rStyle w:val="a8"/>
          <w:rFonts w:ascii="Times New Roman" w:hAnsi="Times New Roman" w:cs="Times New Roman"/>
          <w:bCs/>
        </w:rPr>
        <w:t>Силос</w:t>
      </w:r>
    </w:p>
    <w:p w14:paraId="69C43DEE" w14:textId="6537FF26" w:rsidR="00F10EBF" w:rsidRDefault="00F10EBF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F10EBF">
        <w:rPr>
          <w:rStyle w:val="a8"/>
          <w:rFonts w:ascii="Times New Roman" w:hAnsi="Times New Roman" w:cs="Times New Roman"/>
          <w:b w:val="0"/>
        </w:rPr>
        <w:t xml:space="preserve">Качественный силос должен быть зеленого или желто-зеленого цвета, ароматного или фруктового запаха, не иметь примесей песка, земли, испорченных растений, </w:t>
      </w:r>
      <w:proofErr w:type="spellStart"/>
      <w:r w:rsidRPr="00F10EBF">
        <w:rPr>
          <w:rStyle w:val="a8"/>
          <w:rFonts w:ascii="Times New Roman" w:hAnsi="Times New Roman" w:cs="Times New Roman"/>
          <w:b w:val="0"/>
        </w:rPr>
        <w:t>ослизлостей</w:t>
      </w:r>
      <w:proofErr w:type="spellEnd"/>
      <w:r w:rsidRPr="00F10EBF">
        <w:rPr>
          <w:rStyle w:val="a8"/>
          <w:rFonts w:ascii="Times New Roman" w:hAnsi="Times New Roman" w:cs="Times New Roman"/>
          <w:b w:val="0"/>
        </w:rPr>
        <w:t>, плесени и содержать минимальное количество масляной кислоты (не более 2% на сухое вещество).</w:t>
      </w:r>
    </w:p>
    <w:p w14:paraId="30443FCE" w14:textId="4C3135DA" w:rsidR="00F10EBF" w:rsidRDefault="00F10EBF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F10EBF">
        <w:rPr>
          <w:rStyle w:val="a8"/>
          <w:rFonts w:ascii="Times New Roman" w:hAnsi="Times New Roman" w:cs="Times New Roman"/>
          <w:b w:val="0"/>
        </w:rPr>
        <w:t>По химическому составу и питательной ценности силос подразделяют на три класса качества</w:t>
      </w:r>
      <w:r w:rsidR="008B560E">
        <w:rPr>
          <w:rStyle w:val="a8"/>
          <w:rFonts w:ascii="Times New Roman" w:hAnsi="Times New Roman" w:cs="Times New Roman"/>
          <w:b w:val="0"/>
        </w:rPr>
        <w:t xml:space="preserve"> и</w:t>
      </w:r>
      <w:r w:rsidRPr="00F10EBF">
        <w:rPr>
          <w:rStyle w:val="a8"/>
          <w:rFonts w:ascii="Times New Roman" w:hAnsi="Times New Roman" w:cs="Times New Roman"/>
          <w:b w:val="0"/>
        </w:rPr>
        <w:t xml:space="preserve"> должен соответствовать</w:t>
      </w:r>
      <w:r w:rsidR="008B560E">
        <w:rPr>
          <w:rStyle w:val="a8"/>
          <w:rFonts w:ascii="Times New Roman" w:hAnsi="Times New Roman" w:cs="Times New Roman"/>
          <w:b w:val="0"/>
        </w:rPr>
        <w:t xml:space="preserve"> </w:t>
      </w:r>
      <w:r w:rsidR="008B560E" w:rsidRPr="00F10EBF">
        <w:rPr>
          <w:rStyle w:val="a8"/>
          <w:rFonts w:ascii="Times New Roman" w:hAnsi="Times New Roman" w:cs="Times New Roman"/>
          <w:b w:val="0"/>
        </w:rPr>
        <w:t>Нормативны</w:t>
      </w:r>
      <w:r w:rsidR="008B560E">
        <w:rPr>
          <w:rStyle w:val="a8"/>
          <w:rFonts w:ascii="Times New Roman" w:hAnsi="Times New Roman" w:cs="Times New Roman"/>
          <w:b w:val="0"/>
        </w:rPr>
        <w:t>м</w:t>
      </w:r>
      <w:r w:rsidR="008B560E" w:rsidRPr="00F10EBF">
        <w:rPr>
          <w:rStyle w:val="a8"/>
          <w:rFonts w:ascii="Times New Roman" w:hAnsi="Times New Roman" w:cs="Times New Roman"/>
          <w:b w:val="0"/>
        </w:rPr>
        <w:t xml:space="preserve"> требования</w:t>
      </w:r>
      <w:r w:rsidR="008B560E">
        <w:rPr>
          <w:rStyle w:val="a8"/>
          <w:rFonts w:ascii="Times New Roman" w:hAnsi="Times New Roman" w:cs="Times New Roman"/>
          <w:b w:val="0"/>
        </w:rPr>
        <w:t>м</w:t>
      </w:r>
      <w:r w:rsidR="008B560E" w:rsidRPr="00F10EBF">
        <w:rPr>
          <w:rStyle w:val="a8"/>
          <w:rFonts w:ascii="Times New Roman" w:hAnsi="Times New Roman" w:cs="Times New Roman"/>
          <w:b w:val="0"/>
        </w:rPr>
        <w:t xml:space="preserve"> оценки качества и питательности силоса</w:t>
      </w:r>
      <w:r w:rsidRPr="00F10EBF">
        <w:rPr>
          <w:rStyle w:val="a8"/>
          <w:rFonts w:ascii="Times New Roman" w:hAnsi="Times New Roman" w:cs="Times New Roman"/>
          <w:b w:val="0"/>
        </w:rPr>
        <w:t xml:space="preserve"> </w:t>
      </w:r>
      <w:r>
        <w:rPr>
          <w:rStyle w:val="a8"/>
          <w:rFonts w:ascii="Times New Roman" w:hAnsi="Times New Roman" w:cs="Times New Roman"/>
          <w:b w:val="0"/>
        </w:rPr>
        <w:t>(</w:t>
      </w:r>
      <w:r w:rsidR="008B560E">
        <w:rPr>
          <w:rStyle w:val="a8"/>
          <w:rFonts w:ascii="Times New Roman" w:hAnsi="Times New Roman" w:cs="Times New Roman"/>
          <w:b w:val="0"/>
        </w:rPr>
        <w:t>Приложение 6</w:t>
      </w:r>
      <w:r>
        <w:rPr>
          <w:rStyle w:val="a8"/>
          <w:rFonts w:ascii="Times New Roman" w:hAnsi="Times New Roman" w:cs="Times New Roman"/>
          <w:b w:val="0"/>
        </w:rPr>
        <w:t>).</w:t>
      </w:r>
      <w:r w:rsidRPr="00F10EBF">
        <w:rPr>
          <w:rStyle w:val="a8"/>
          <w:rFonts w:ascii="Times New Roman" w:hAnsi="Times New Roman" w:cs="Times New Roman"/>
          <w:b w:val="0"/>
        </w:rPr>
        <w:t xml:space="preserve"> При оценке качества силоса основное внимание уделяется содержанию массовой доли сухого вещества, сырого протеина, сырой клетчатки, сырой золы, обменной энергии (кормовые единицы), соотношению кислот, его рН.</w:t>
      </w:r>
    </w:p>
    <w:p w14:paraId="7555878F" w14:textId="72655669" w:rsidR="00F10EBF" w:rsidRDefault="00F10EBF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F10EBF">
        <w:rPr>
          <w:rStyle w:val="a8"/>
          <w:rFonts w:ascii="Times New Roman" w:hAnsi="Times New Roman" w:cs="Times New Roman"/>
          <w:b w:val="0"/>
        </w:rPr>
        <w:t xml:space="preserve">Если силос имеет черно-зеленый или черный цвет, затхлый, навозный или резкий уксусно-кислый запах, ослизлую, мажущуюся консистенцию, очаги плесени, а также повышенную концентрацию масляной кислоты (более 2% на сухое вещество), сырой золы (земля, камни более 15%), нитратов, тяжелых металлов, </w:t>
      </w:r>
      <w:proofErr w:type="spellStart"/>
      <w:r w:rsidRPr="00F10EBF">
        <w:rPr>
          <w:rStyle w:val="a8"/>
          <w:rFonts w:ascii="Times New Roman" w:hAnsi="Times New Roman" w:cs="Times New Roman"/>
          <w:b w:val="0"/>
        </w:rPr>
        <w:t>токсигенных</w:t>
      </w:r>
      <w:proofErr w:type="spellEnd"/>
      <w:r w:rsidRPr="00F10EBF">
        <w:rPr>
          <w:rStyle w:val="a8"/>
          <w:rFonts w:ascii="Times New Roman" w:hAnsi="Times New Roman" w:cs="Times New Roman"/>
          <w:b w:val="0"/>
        </w:rPr>
        <w:t xml:space="preserve"> грибов (фузариум, </w:t>
      </w:r>
      <w:proofErr w:type="spellStart"/>
      <w:r w:rsidRPr="00F10EBF">
        <w:rPr>
          <w:rStyle w:val="a8"/>
          <w:rFonts w:ascii="Times New Roman" w:hAnsi="Times New Roman" w:cs="Times New Roman"/>
          <w:b w:val="0"/>
        </w:rPr>
        <w:t>аспергиллус</w:t>
      </w:r>
      <w:proofErr w:type="spellEnd"/>
      <w:r w:rsidRPr="00F10EBF">
        <w:rPr>
          <w:rStyle w:val="a8"/>
          <w:rFonts w:ascii="Times New Roman" w:hAnsi="Times New Roman" w:cs="Times New Roman"/>
          <w:b w:val="0"/>
        </w:rPr>
        <w:t xml:space="preserve">, </w:t>
      </w:r>
      <w:proofErr w:type="spellStart"/>
      <w:r w:rsidRPr="00F10EBF">
        <w:rPr>
          <w:rStyle w:val="a8"/>
          <w:rFonts w:ascii="Times New Roman" w:hAnsi="Times New Roman" w:cs="Times New Roman"/>
          <w:b w:val="0"/>
        </w:rPr>
        <w:t>миротециум</w:t>
      </w:r>
      <w:proofErr w:type="spellEnd"/>
      <w:r w:rsidRPr="00F10EBF">
        <w:rPr>
          <w:rStyle w:val="a8"/>
          <w:rFonts w:ascii="Times New Roman" w:hAnsi="Times New Roman" w:cs="Times New Roman"/>
          <w:b w:val="0"/>
        </w:rPr>
        <w:t xml:space="preserve">), остаточных количеств пестицидов сверх предельно допустимых концентраций, то его оценивают как </w:t>
      </w:r>
      <w:proofErr w:type="spellStart"/>
      <w:r w:rsidRPr="00F10EBF">
        <w:rPr>
          <w:rStyle w:val="a8"/>
          <w:rFonts w:ascii="Times New Roman" w:hAnsi="Times New Roman" w:cs="Times New Roman"/>
          <w:b w:val="0"/>
        </w:rPr>
        <w:t>неклассный</w:t>
      </w:r>
      <w:proofErr w:type="spellEnd"/>
      <w:r w:rsidRPr="00F10EBF">
        <w:rPr>
          <w:rStyle w:val="a8"/>
          <w:rFonts w:ascii="Times New Roman" w:hAnsi="Times New Roman" w:cs="Times New Roman"/>
          <w:b w:val="0"/>
        </w:rPr>
        <w:t xml:space="preserve"> и </w:t>
      </w:r>
      <w:r w:rsidR="0040072A" w:rsidRPr="0040072A">
        <w:rPr>
          <w:rStyle w:val="a8"/>
          <w:rFonts w:ascii="Times New Roman" w:hAnsi="Times New Roman" w:cs="Times New Roman"/>
          <w:b w:val="0"/>
        </w:rPr>
        <w:t>скармливают животным в ограниченных количествах по согласованию с руководителем направления животноводства АК «Лабинский». Согласование проводит главный зоотехник Общества посредством корпоративной электронной почты.</w:t>
      </w:r>
    </w:p>
    <w:p w14:paraId="16F160C7" w14:textId="0E08ADBE" w:rsidR="00071AAD" w:rsidRPr="00F10EBF" w:rsidRDefault="0099753A" w:rsidP="0040449B">
      <w:pPr>
        <w:pStyle w:val="2"/>
        <w:numPr>
          <w:ilvl w:val="2"/>
          <w:numId w:val="6"/>
        </w:numPr>
        <w:suppressAutoHyphens w:val="0"/>
        <w:spacing w:after="0" w:line="360" w:lineRule="auto"/>
        <w:ind w:left="567" w:hanging="567"/>
        <w:contextualSpacing/>
        <w:jc w:val="center"/>
        <w:rPr>
          <w:rStyle w:val="a8"/>
          <w:rFonts w:ascii="Times New Roman" w:hAnsi="Times New Roman" w:cs="Times New Roman"/>
          <w:bCs/>
        </w:rPr>
      </w:pPr>
      <w:r>
        <w:rPr>
          <w:rStyle w:val="a8"/>
          <w:rFonts w:ascii="Times New Roman" w:hAnsi="Times New Roman" w:cs="Times New Roman"/>
          <w:bCs/>
        </w:rPr>
        <w:t xml:space="preserve"> </w:t>
      </w:r>
      <w:r w:rsidR="00071AAD">
        <w:rPr>
          <w:rStyle w:val="a8"/>
          <w:rFonts w:ascii="Times New Roman" w:hAnsi="Times New Roman" w:cs="Times New Roman"/>
          <w:bCs/>
        </w:rPr>
        <w:t>Сено</w:t>
      </w:r>
    </w:p>
    <w:p w14:paraId="1C73F259" w14:textId="794FDDC0" w:rsidR="00071AAD" w:rsidRDefault="00071AAD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071AAD">
        <w:rPr>
          <w:rStyle w:val="a8"/>
          <w:rFonts w:ascii="Times New Roman" w:hAnsi="Times New Roman" w:cs="Times New Roman"/>
          <w:b w:val="0"/>
        </w:rPr>
        <w:lastRenderedPageBreak/>
        <w:t>Качественное бобовое и бобово-злаковое сено должно иметь зеленый, зеленовато-желтый или светло-бурый цвет, а злаковое и естественных сенокосов - зеленый, желто-зеленый и зелено-бурый.</w:t>
      </w:r>
    </w:p>
    <w:p w14:paraId="07FB01D8" w14:textId="6DF880E0" w:rsidR="00071AAD" w:rsidRDefault="00071AAD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071AAD">
        <w:rPr>
          <w:rStyle w:val="a8"/>
          <w:rFonts w:ascii="Times New Roman" w:hAnsi="Times New Roman" w:cs="Times New Roman"/>
          <w:b w:val="0"/>
        </w:rPr>
        <w:t xml:space="preserve">По химическому составу и питательной ценности сено подразделяется на три класса качества и должно соответствовать </w:t>
      </w:r>
      <w:r w:rsidR="002A132C" w:rsidRPr="002A132C">
        <w:rPr>
          <w:rStyle w:val="a8"/>
          <w:rFonts w:ascii="Times New Roman" w:hAnsi="Times New Roman" w:cs="Times New Roman"/>
          <w:b w:val="0"/>
        </w:rPr>
        <w:t>Нормативны</w:t>
      </w:r>
      <w:r w:rsidR="002A132C">
        <w:rPr>
          <w:rStyle w:val="a8"/>
          <w:rFonts w:ascii="Times New Roman" w:hAnsi="Times New Roman" w:cs="Times New Roman"/>
          <w:b w:val="0"/>
        </w:rPr>
        <w:t>м</w:t>
      </w:r>
      <w:r w:rsidR="002A132C" w:rsidRPr="002A132C">
        <w:rPr>
          <w:rStyle w:val="a8"/>
          <w:rFonts w:ascii="Times New Roman" w:hAnsi="Times New Roman" w:cs="Times New Roman"/>
          <w:b w:val="0"/>
        </w:rPr>
        <w:t xml:space="preserve"> требования</w:t>
      </w:r>
      <w:r w:rsidR="002A132C">
        <w:rPr>
          <w:rStyle w:val="a8"/>
          <w:rFonts w:ascii="Times New Roman" w:hAnsi="Times New Roman" w:cs="Times New Roman"/>
          <w:b w:val="0"/>
        </w:rPr>
        <w:t>м</w:t>
      </w:r>
      <w:r w:rsidR="002A132C" w:rsidRPr="002A132C">
        <w:rPr>
          <w:rStyle w:val="a8"/>
          <w:rFonts w:ascii="Times New Roman" w:hAnsi="Times New Roman" w:cs="Times New Roman"/>
          <w:b w:val="0"/>
        </w:rPr>
        <w:t xml:space="preserve"> оценки качества и питательности сена и соломы</w:t>
      </w:r>
      <w:r w:rsidR="008B560E">
        <w:rPr>
          <w:rStyle w:val="a8"/>
          <w:rFonts w:ascii="Times New Roman" w:hAnsi="Times New Roman" w:cs="Times New Roman"/>
          <w:b w:val="0"/>
        </w:rPr>
        <w:t xml:space="preserve"> </w:t>
      </w:r>
      <w:r>
        <w:rPr>
          <w:rStyle w:val="a8"/>
          <w:rFonts w:ascii="Times New Roman" w:hAnsi="Times New Roman" w:cs="Times New Roman"/>
          <w:b w:val="0"/>
        </w:rPr>
        <w:t>(</w:t>
      </w:r>
      <w:r w:rsidR="008B560E">
        <w:rPr>
          <w:rStyle w:val="a8"/>
          <w:rFonts w:ascii="Times New Roman" w:hAnsi="Times New Roman" w:cs="Times New Roman"/>
          <w:b w:val="0"/>
        </w:rPr>
        <w:t>Приложение 7</w:t>
      </w:r>
      <w:r>
        <w:rPr>
          <w:rStyle w:val="a8"/>
          <w:rFonts w:ascii="Times New Roman" w:hAnsi="Times New Roman" w:cs="Times New Roman"/>
          <w:b w:val="0"/>
        </w:rPr>
        <w:t xml:space="preserve">). </w:t>
      </w:r>
      <w:r w:rsidRPr="00071AAD">
        <w:rPr>
          <w:rStyle w:val="a8"/>
          <w:rFonts w:ascii="Times New Roman" w:hAnsi="Times New Roman" w:cs="Times New Roman"/>
          <w:b w:val="0"/>
        </w:rPr>
        <w:t xml:space="preserve">При оценке качества </w:t>
      </w:r>
      <w:r>
        <w:rPr>
          <w:rStyle w:val="a8"/>
          <w:rFonts w:ascii="Times New Roman" w:hAnsi="Times New Roman" w:cs="Times New Roman"/>
          <w:b w:val="0"/>
        </w:rPr>
        <w:t>сена</w:t>
      </w:r>
      <w:r w:rsidRPr="00071AAD">
        <w:rPr>
          <w:rStyle w:val="a8"/>
          <w:rFonts w:ascii="Times New Roman" w:hAnsi="Times New Roman" w:cs="Times New Roman"/>
          <w:b w:val="0"/>
        </w:rPr>
        <w:t xml:space="preserve"> основное внимание уделяется содержани</w:t>
      </w:r>
      <w:r>
        <w:rPr>
          <w:rStyle w:val="a8"/>
          <w:rFonts w:ascii="Times New Roman" w:hAnsi="Times New Roman" w:cs="Times New Roman"/>
          <w:b w:val="0"/>
        </w:rPr>
        <w:t>ю</w:t>
      </w:r>
      <w:r w:rsidRPr="00071AAD">
        <w:rPr>
          <w:rStyle w:val="a8"/>
          <w:rFonts w:ascii="Times New Roman" w:hAnsi="Times New Roman" w:cs="Times New Roman"/>
          <w:b w:val="0"/>
        </w:rPr>
        <w:t xml:space="preserve"> массовой доли сухого вещества, сырого протеина, сырой клетчатки, сырой золы и обменной энергии (кормовых единиц).</w:t>
      </w:r>
    </w:p>
    <w:p w14:paraId="4ECE89A1" w14:textId="589E16A3" w:rsidR="00071AAD" w:rsidRDefault="00071AAD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071AAD">
        <w:rPr>
          <w:rFonts w:ascii="Times New Roman" w:eastAsia="SimSun" w:hAnsi="Times New Roman"/>
          <w:sz w:val="24"/>
        </w:rPr>
        <w:t>Содержание токсичных веществ в сене не должно превышать предельно допустимых концентраций, установленных Департаментом ветеринарии Минсельхоза России (мг/кг корма): нитратов - 1000, ртути - 0,05, кадмия - 0,3, свинца - 5,0, мышьяка 0,5, меди - 30,0, цинка - 50,0. Обязательному контролю подвергаются партии сена, подозреваемые на токсичность, особенно в районах, имеющих экологически опасные производства.</w:t>
      </w:r>
    </w:p>
    <w:p w14:paraId="1C3AAC3F" w14:textId="324348F5" w:rsidR="00071AAD" w:rsidRDefault="00071AAD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При</w:t>
      </w:r>
      <w:r w:rsidRPr="00071AAD">
        <w:rPr>
          <w:rFonts w:ascii="Times New Roman" w:eastAsia="SimSun" w:hAnsi="Times New Roman"/>
          <w:sz w:val="24"/>
        </w:rPr>
        <w:t xml:space="preserve"> обнаружени</w:t>
      </w:r>
      <w:r>
        <w:rPr>
          <w:rFonts w:ascii="Times New Roman" w:eastAsia="SimSun" w:hAnsi="Times New Roman"/>
          <w:sz w:val="24"/>
        </w:rPr>
        <w:t>и</w:t>
      </w:r>
      <w:r w:rsidRPr="00071AAD">
        <w:rPr>
          <w:rFonts w:ascii="Times New Roman" w:eastAsia="SimSun" w:hAnsi="Times New Roman"/>
          <w:sz w:val="24"/>
        </w:rPr>
        <w:t xml:space="preserve"> в сене плесени, затхлости, посторонних запахов, повышенного количества сырой золы, вредных и ядовитых растений, токсичных веществ сверх предельно допустимых концентраций, то его оценивают как </w:t>
      </w:r>
      <w:proofErr w:type="spellStart"/>
      <w:r w:rsidRPr="00071AAD">
        <w:rPr>
          <w:rFonts w:ascii="Times New Roman" w:eastAsia="SimSun" w:hAnsi="Times New Roman"/>
          <w:sz w:val="24"/>
        </w:rPr>
        <w:t>неклассное</w:t>
      </w:r>
      <w:proofErr w:type="spellEnd"/>
      <w:r w:rsidRPr="00071AAD">
        <w:rPr>
          <w:rFonts w:ascii="Times New Roman" w:eastAsia="SimSun" w:hAnsi="Times New Roman"/>
          <w:sz w:val="24"/>
        </w:rPr>
        <w:t xml:space="preserve"> и </w:t>
      </w:r>
      <w:r w:rsidR="0040072A" w:rsidRPr="0040072A">
        <w:rPr>
          <w:rStyle w:val="a8"/>
          <w:rFonts w:ascii="Times New Roman" w:hAnsi="Times New Roman" w:cs="Times New Roman"/>
          <w:b w:val="0"/>
        </w:rPr>
        <w:t>скармливают животным в ограниченных количествах по согласованию с руководителем направления животноводства АК «Лабинский». Согласование проводит главный зоотехник Общества посредством корпоративной электронной почты.</w:t>
      </w:r>
    </w:p>
    <w:p w14:paraId="1F9BA7B7" w14:textId="48516C26" w:rsidR="00071AAD" w:rsidRPr="00F10EBF" w:rsidRDefault="00DD230D" w:rsidP="0040449B">
      <w:pPr>
        <w:pStyle w:val="2"/>
        <w:numPr>
          <w:ilvl w:val="2"/>
          <w:numId w:val="6"/>
        </w:numPr>
        <w:suppressAutoHyphens w:val="0"/>
        <w:spacing w:after="0" w:line="360" w:lineRule="auto"/>
        <w:ind w:left="567" w:hanging="567"/>
        <w:contextualSpacing/>
        <w:jc w:val="center"/>
        <w:rPr>
          <w:rStyle w:val="a8"/>
          <w:rFonts w:ascii="Times New Roman" w:hAnsi="Times New Roman" w:cs="Times New Roman"/>
          <w:bCs/>
        </w:rPr>
      </w:pPr>
      <w:r>
        <w:rPr>
          <w:rStyle w:val="a8"/>
          <w:rFonts w:ascii="Times New Roman" w:hAnsi="Times New Roman" w:cs="Times New Roman"/>
          <w:bCs/>
        </w:rPr>
        <w:t xml:space="preserve"> </w:t>
      </w:r>
      <w:r w:rsidR="0040449B">
        <w:rPr>
          <w:rStyle w:val="a8"/>
          <w:rFonts w:ascii="Times New Roman" w:hAnsi="Times New Roman" w:cs="Times New Roman"/>
          <w:bCs/>
        </w:rPr>
        <w:t>С</w:t>
      </w:r>
      <w:r w:rsidR="00071AAD">
        <w:rPr>
          <w:rStyle w:val="a8"/>
          <w:rFonts w:ascii="Times New Roman" w:hAnsi="Times New Roman" w:cs="Times New Roman"/>
          <w:bCs/>
        </w:rPr>
        <w:t>олома</w:t>
      </w:r>
    </w:p>
    <w:p w14:paraId="4397B6E4" w14:textId="30547512" w:rsidR="00071AAD" w:rsidRDefault="00071AAD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071AAD">
        <w:rPr>
          <w:rStyle w:val="a8"/>
          <w:rFonts w:ascii="Times New Roman" w:hAnsi="Times New Roman" w:cs="Times New Roman"/>
          <w:b w:val="0"/>
        </w:rPr>
        <w:t>Качественн</w:t>
      </w:r>
      <w:r>
        <w:rPr>
          <w:rStyle w:val="a8"/>
          <w:rFonts w:ascii="Times New Roman" w:hAnsi="Times New Roman" w:cs="Times New Roman"/>
          <w:b w:val="0"/>
        </w:rPr>
        <w:t>ая з</w:t>
      </w:r>
      <w:r w:rsidRPr="00071AAD">
        <w:rPr>
          <w:rStyle w:val="a8"/>
          <w:rFonts w:ascii="Times New Roman" w:hAnsi="Times New Roman" w:cs="Times New Roman"/>
          <w:b w:val="0"/>
        </w:rPr>
        <w:t>лаковая солома имеет светлый, с блеском цвет, ароматный без прелости запах. Бобовая солома имеет темно-зеленый цвет, характерный для каждой культуры.</w:t>
      </w:r>
    </w:p>
    <w:p w14:paraId="331C0609" w14:textId="253E381D" w:rsidR="00071AAD" w:rsidRDefault="00071AAD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С</w:t>
      </w:r>
      <w:r w:rsidRPr="00071AAD">
        <w:rPr>
          <w:rStyle w:val="a8"/>
          <w:rFonts w:ascii="Times New Roman" w:hAnsi="Times New Roman" w:cs="Times New Roman"/>
          <w:b w:val="0"/>
        </w:rPr>
        <w:t xml:space="preserve">олома по химическому составу и питательной ценности должны соответствовать </w:t>
      </w:r>
      <w:r w:rsidR="002A132C" w:rsidRPr="002A132C">
        <w:rPr>
          <w:rStyle w:val="a8"/>
          <w:rFonts w:ascii="Times New Roman" w:hAnsi="Times New Roman" w:cs="Times New Roman"/>
          <w:b w:val="0"/>
        </w:rPr>
        <w:t>Нормативны</w:t>
      </w:r>
      <w:r w:rsidR="002A132C">
        <w:rPr>
          <w:rStyle w:val="a8"/>
          <w:rFonts w:ascii="Times New Roman" w:hAnsi="Times New Roman" w:cs="Times New Roman"/>
          <w:b w:val="0"/>
        </w:rPr>
        <w:t>м</w:t>
      </w:r>
      <w:r w:rsidR="002A132C" w:rsidRPr="002A132C">
        <w:rPr>
          <w:rStyle w:val="a8"/>
          <w:rFonts w:ascii="Times New Roman" w:hAnsi="Times New Roman" w:cs="Times New Roman"/>
          <w:b w:val="0"/>
        </w:rPr>
        <w:t xml:space="preserve"> требования</w:t>
      </w:r>
      <w:r w:rsidR="002A132C">
        <w:rPr>
          <w:rStyle w:val="a8"/>
          <w:rFonts w:ascii="Times New Roman" w:hAnsi="Times New Roman" w:cs="Times New Roman"/>
          <w:b w:val="0"/>
        </w:rPr>
        <w:t>м</w:t>
      </w:r>
      <w:r w:rsidR="002A132C" w:rsidRPr="002A132C">
        <w:rPr>
          <w:rStyle w:val="a8"/>
          <w:rFonts w:ascii="Times New Roman" w:hAnsi="Times New Roman" w:cs="Times New Roman"/>
          <w:b w:val="0"/>
        </w:rPr>
        <w:t xml:space="preserve"> оценки качества и питательности сена и соломы </w:t>
      </w:r>
      <w:r>
        <w:rPr>
          <w:rStyle w:val="a8"/>
          <w:rFonts w:ascii="Times New Roman" w:hAnsi="Times New Roman" w:cs="Times New Roman"/>
          <w:b w:val="0"/>
        </w:rPr>
        <w:t>(</w:t>
      </w:r>
      <w:r w:rsidR="008B560E">
        <w:rPr>
          <w:rStyle w:val="a8"/>
          <w:rFonts w:ascii="Times New Roman" w:hAnsi="Times New Roman" w:cs="Times New Roman"/>
          <w:b w:val="0"/>
        </w:rPr>
        <w:t xml:space="preserve">Приложение </w:t>
      </w:r>
      <w:r w:rsidR="002A132C">
        <w:rPr>
          <w:rStyle w:val="a8"/>
          <w:rFonts w:ascii="Times New Roman" w:hAnsi="Times New Roman" w:cs="Times New Roman"/>
          <w:b w:val="0"/>
        </w:rPr>
        <w:t>7</w:t>
      </w:r>
      <w:r>
        <w:rPr>
          <w:rStyle w:val="a8"/>
          <w:rFonts w:ascii="Times New Roman" w:hAnsi="Times New Roman" w:cs="Times New Roman"/>
          <w:b w:val="0"/>
        </w:rPr>
        <w:t>).</w:t>
      </w:r>
      <w:r w:rsidRPr="00071AAD">
        <w:rPr>
          <w:rStyle w:val="a8"/>
          <w:rFonts w:ascii="Times New Roman" w:hAnsi="Times New Roman" w:cs="Times New Roman"/>
          <w:b w:val="0"/>
        </w:rPr>
        <w:t xml:space="preserve"> При оценке качества </w:t>
      </w:r>
      <w:r>
        <w:rPr>
          <w:rStyle w:val="a8"/>
          <w:rFonts w:ascii="Times New Roman" w:hAnsi="Times New Roman" w:cs="Times New Roman"/>
          <w:b w:val="0"/>
        </w:rPr>
        <w:t>сена</w:t>
      </w:r>
      <w:r w:rsidRPr="00071AAD">
        <w:rPr>
          <w:rStyle w:val="a8"/>
          <w:rFonts w:ascii="Times New Roman" w:hAnsi="Times New Roman" w:cs="Times New Roman"/>
          <w:b w:val="0"/>
        </w:rPr>
        <w:t xml:space="preserve"> основное внимание уделяется массовой доле сухого вещества, сырого протеина, сырой клетчатки, сырой золы, обменной энергии (кормовых единиц).</w:t>
      </w:r>
    </w:p>
    <w:p w14:paraId="3E694EF3" w14:textId="58B159C3" w:rsidR="00071AAD" w:rsidRDefault="00071AAD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</w:pPr>
      <w:r w:rsidRPr="00071AAD">
        <w:rPr>
          <w:rFonts w:ascii="Times New Roman" w:eastAsia="SimSun" w:hAnsi="Times New Roman"/>
          <w:sz w:val="24"/>
        </w:rPr>
        <w:t>Содержание токсичных веществ в соломе не должно превышать предельно допустимые концентрации, установленные Департаментом ветеринарии Минсельхоза России (мг/кг): нитратов - 1000, ртути - 0,05, кадмия - 0,3, свинца - 5,0, мышьяка - 0,5, меди - 30,0, цинка - 50,0.</w:t>
      </w:r>
    </w:p>
    <w:p w14:paraId="6A7F1CBD" w14:textId="2AC5FE05" w:rsidR="001869BE" w:rsidRDefault="00071AAD" w:rsidP="0040449B">
      <w:pPr>
        <w:pStyle w:val="2"/>
        <w:numPr>
          <w:ilvl w:val="3"/>
          <w:numId w:val="6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sz w:val="24"/>
        </w:rPr>
        <w:sectPr w:rsidR="001869BE" w:rsidSect="00E61F20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  <w:r>
        <w:rPr>
          <w:rFonts w:ascii="Times New Roman" w:eastAsia="SimSun" w:hAnsi="Times New Roman"/>
          <w:sz w:val="24"/>
        </w:rPr>
        <w:t>При</w:t>
      </w:r>
      <w:r w:rsidRPr="00071AAD">
        <w:rPr>
          <w:rFonts w:ascii="Times New Roman" w:eastAsia="SimSun" w:hAnsi="Times New Roman"/>
          <w:sz w:val="24"/>
        </w:rPr>
        <w:t xml:space="preserve"> обнаружени</w:t>
      </w:r>
      <w:r>
        <w:rPr>
          <w:rFonts w:ascii="Times New Roman" w:eastAsia="SimSun" w:hAnsi="Times New Roman"/>
          <w:sz w:val="24"/>
        </w:rPr>
        <w:t>и</w:t>
      </w:r>
      <w:r w:rsidRPr="00071AAD">
        <w:rPr>
          <w:rFonts w:ascii="Times New Roman" w:eastAsia="SimSun" w:hAnsi="Times New Roman"/>
          <w:sz w:val="24"/>
        </w:rPr>
        <w:t xml:space="preserve"> в соломе плесени, затхлости, посторонних запахов, повышенного количества сырой золы, вредных и ядовитых растений, токсичных веществ сверх </w:t>
      </w:r>
      <w:r w:rsidRPr="00071AAD">
        <w:rPr>
          <w:rFonts w:ascii="Times New Roman" w:eastAsia="SimSun" w:hAnsi="Times New Roman"/>
          <w:sz w:val="24"/>
        </w:rPr>
        <w:lastRenderedPageBreak/>
        <w:t xml:space="preserve">предельно допустимых концентраций </w:t>
      </w:r>
      <w:r w:rsidR="0040072A">
        <w:rPr>
          <w:rFonts w:ascii="Times New Roman" w:eastAsia="SimSun" w:hAnsi="Times New Roman"/>
          <w:sz w:val="24"/>
        </w:rPr>
        <w:t xml:space="preserve">его </w:t>
      </w:r>
      <w:r w:rsidR="0040072A" w:rsidRPr="0040072A">
        <w:rPr>
          <w:rStyle w:val="a8"/>
          <w:rFonts w:ascii="Times New Roman" w:hAnsi="Times New Roman" w:cs="Times New Roman"/>
          <w:b w:val="0"/>
        </w:rPr>
        <w:t>скармливают животным в ограниченных количествах по согласованию с руководителем направления животноводства АК «Лабинский». Согласование проводит главный зоотехник Общества посредством корпоративной электронной почты.</w:t>
      </w:r>
    </w:p>
    <w:p w14:paraId="297E60E5" w14:textId="12CC5E76" w:rsidR="001869BE" w:rsidRDefault="001869BE" w:rsidP="001869BE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83" w:name="_Toc198541781"/>
      <w:bookmarkStart w:id="84" w:name="_Toc204332104"/>
      <w:r>
        <w:rPr>
          <w:rFonts w:ascii="Times New Roman" w:hAnsi="Times New Roman" w:cs="Times New Roman"/>
        </w:rPr>
        <w:lastRenderedPageBreak/>
        <w:t xml:space="preserve">Приложение 1. </w:t>
      </w:r>
      <w:bookmarkEnd w:id="83"/>
      <w:r w:rsidR="00DE13CE">
        <w:rPr>
          <w:rFonts w:ascii="Times New Roman" w:hAnsi="Times New Roman" w:cs="Times New Roman"/>
        </w:rPr>
        <w:t>Заявка на получение ТМЦ</w:t>
      </w:r>
      <w:bookmarkEnd w:id="84"/>
    </w:p>
    <w:p w14:paraId="53242729" w14:textId="77777777" w:rsidR="008B3162" w:rsidRDefault="008B3162" w:rsidP="008B3162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5BC0C850" w14:textId="77777777" w:rsidR="00DD230D" w:rsidRPr="001B7938" w:rsidRDefault="00DD230D" w:rsidP="00DD230D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Наименование организации</w:t>
      </w:r>
    </w:p>
    <w:p w14:paraId="0DD189D8" w14:textId="77777777" w:rsidR="00DD230D" w:rsidRPr="001B7938" w:rsidRDefault="00DD230D" w:rsidP="00DD230D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proofErr w:type="gramStart"/>
      <w:r w:rsidRPr="001B7938">
        <w:rPr>
          <w:rFonts w:ascii="Times New Roman" w:hAnsi="Times New Roman"/>
          <w:sz w:val="22"/>
          <w:szCs w:val="22"/>
        </w:rPr>
        <w:t>Утверждаю:_</w:t>
      </w:r>
      <w:proofErr w:type="gramEnd"/>
      <w:r w:rsidRPr="001B7938">
        <w:rPr>
          <w:rFonts w:ascii="Times New Roman" w:hAnsi="Times New Roman"/>
          <w:sz w:val="22"/>
          <w:szCs w:val="22"/>
        </w:rPr>
        <w:t>___________________</w:t>
      </w:r>
    </w:p>
    <w:p w14:paraId="3AA1E2B5" w14:textId="77777777" w:rsidR="00DD230D" w:rsidRPr="001B7938" w:rsidRDefault="00DD230D" w:rsidP="00DD230D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proofErr w:type="gramStart"/>
      <w:r w:rsidRPr="001B7938">
        <w:rPr>
          <w:rFonts w:ascii="Times New Roman" w:hAnsi="Times New Roman"/>
          <w:sz w:val="22"/>
          <w:szCs w:val="22"/>
        </w:rPr>
        <w:t>Должность:_</w:t>
      </w:r>
      <w:proofErr w:type="gramEnd"/>
      <w:r w:rsidRPr="001B7938">
        <w:rPr>
          <w:rFonts w:ascii="Times New Roman" w:hAnsi="Times New Roman"/>
          <w:sz w:val="22"/>
          <w:szCs w:val="22"/>
        </w:rPr>
        <w:t>___________________</w:t>
      </w:r>
    </w:p>
    <w:p w14:paraId="6F831F47" w14:textId="77777777" w:rsidR="00DD230D" w:rsidRPr="001B7938" w:rsidRDefault="00DD230D" w:rsidP="00DD230D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proofErr w:type="gramStart"/>
      <w:r w:rsidRPr="001B7938">
        <w:rPr>
          <w:rFonts w:ascii="Times New Roman" w:hAnsi="Times New Roman"/>
          <w:sz w:val="22"/>
          <w:szCs w:val="22"/>
        </w:rPr>
        <w:t>Ф.И.О:_</w:t>
      </w:r>
      <w:proofErr w:type="gramEnd"/>
      <w:r w:rsidRPr="001B7938">
        <w:rPr>
          <w:rFonts w:ascii="Times New Roman" w:hAnsi="Times New Roman"/>
          <w:sz w:val="22"/>
          <w:szCs w:val="22"/>
        </w:rPr>
        <w:t>_______________________</w:t>
      </w:r>
    </w:p>
    <w:p w14:paraId="1453EBB8" w14:textId="77777777" w:rsidR="00DD230D" w:rsidRPr="001B7938" w:rsidRDefault="00DD230D" w:rsidP="00DD230D">
      <w:pPr>
        <w:pStyle w:val="2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proofErr w:type="gramStart"/>
      <w:r w:rsidRPr="001B7938">
        <w:rPr>
          <w:rFonts w:ascii="Times New Roman" w:hAnsi="Times New Roman"/>
          <w:sz w:val="22"/>
          <w:szCs w:val="22"/>
        </w:rPr>
        <w:t>Дата:_</w:t>
      </w:r>
      <w:proofErr w:type="gramEnd"/>
      <w:r w:rsidRPr="001B7938">
        <w:rPr>
          <w:rFonts w:ascii="Times New Roman" w:hAnsi="Times New Roman"/>
          <w:sz w:val="22"/>
          <w:szCs w:val="22"/>
        </w:rPr>
        <w:t>________________________</w:t>
      </w:r>
    </w:p>
    <w:p w14:paraId="7286AE4F" w14:textId="77777777" w:rsidR="00DD230D" w:rsidRDefault="00DD230D" w:rsidP="00DD230D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33D9FCF1" w14:textId="77777777" w:rsidR="00DD230D" w:rsidRPr="007242CA" w:rsidRDefault="00DD230D" w:rsidP="00DD230D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 w:rsidRPr="007242CA">
        <w:rPr>
          <w:rFonts w:ascii="Times New Roman" w:hAnsi="Times New Roman"/>
          <w:sz w:val="22"/>
          <w:szCs w:val="22"/>
        </w:rPr>
        <w:t>ЗАЯВКА</w:t>
      </w:r>
    </w:p>
    <w:p w14:paraId="4CC98749" w14:textId="77777777" w:rsidR="00DD230D" w:rsidRPr="00B31216" w:rsidRDefault="00DD230D" w:rsidP="00DD230D">
      <w:pPr>
        <w:pStyle w:val="2"/>
        <w:numPr>
          <w:ilvl w:val="0"/>
          <w:numId w:val="0"/>
        </w:numPr>
        <w:spacing w:after="0" w:line="240" w:lineRule="auto"/>
        <w:ind w:left="3399" w:firstLine="141"/>
        <w:jc w:val="left"/>
        <w:rPr>
          <w:rFonts w:ascii="Times New Roman" w:hAnsi="Times New Roman"/>
          <w:sz w:val="22"/>
          <w:szCs w:val="22"/>
          <w:vertAlign w:val="superscript"/>
        </w:rPr>
      </w:pPr>
      <w:r>
        <w:rPr>
          <w:rFonts w:ascii="Times New Roman" w:hAnsi="Times New Roman"/>
          <w:sz w:val="22"/>
          <w:szCs w:val="22"/>
        </w:rPr>
        <w:t xml:space="preserve">          на получение ТМЦ</w:t>
      </w:r>
    </w:p>
    <w:p w14:paraId="6A57DE46" w14:textId="77777777" w:rsidR="00DD230D" w:rsidRDefault="00DD230D" w:rsidP="00DD230D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47F70CB4" w14:textId="77777777" w:rsidR="00DD230D" w:rsidRPr="001B7938" w:rsidRDefault="00DD230D" w:rsidP="00DD230D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Подразделение</w:t>
      </w:r>
      <w:r>
        <w:rPr>
          <w:rFonts w:ascii="Times New Roman" w:hAnsi="Times New Roman"/>
          <w:sz w:val="22"/>
          <w:szCs w:val="22"/>
        </w:rPr>
        <w:t xml:space="preserve">: </w:t>
      </w:r>
      <w:r w:rsidRPr="001B7938">
        <w:rPr>
          <w:rFonts w:ascii="Times New Roman" w:hAnsi="Times New Roman"/>
          <w:sz w:val="22"/>
          <w:szCs w:val="22"/>
        </w:rPr>
        <w:t>__________________________</w:t>
      </w:r>
      <w:r>
        <w:rPr>
          <w:rFonts w:ascii="Times New Roman" w:hAnsi="Times New Roman"/>
          <w:sz w:val="22"/>
          <w:szCs w:val="22"/>
        </w:rPr>
        <w:t>__________________________________________</w:t>
      </w:r>
    </w:p>
    <w:p w14:paraId="6BAF3718" w14:textId="77777777" w:rsidR="00DD230D" w:rsidRPr="001B7938" w:rsidRDefault="00DD230D" w:rsidP="00DD230D">
      <w:pPr>
        <w:pStyle w:val="2"/>
        <w:numPr>
          <w:ilvl w:val="0"/>
          <w:numId w:val="0"/>
        </w:numPr>
        <w:spacing w:after="0" w:line="240" w:lineRule="auto"/>
        <w:ind w:left="567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Тип документа-основания: ___________________________________________________________</w:t>
      </w:r>
    </w:p>
    <w:p w14:paraId="3BE18E87" w14:textId="77777777" w:rsidR="00DD230D" w:rsidRDefault="00DD230D" w:rsidP="00DD230D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  <w:vertAlign w:val="superscript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                                                                                  (дефектная ведомость, задание на выполнение агрономических работ, заявка на закупку и т.п.)</w:t>
      </w:r>
    </w:p>
    <w:p w14:paraId="57259FCB" w14:textId="77777777" w:rsidR="00DD230D" w:rsidRPr="001B7938" w:rsidRDefault="00DD230D" w:rsidP="00DD230D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Номер</w:t>
      </w:r>
      <w:r w:rsidRPr="001B7938">
        <w:rPr>
          <w:rFonts w:ascii="Times New Roman" w:hAnsi="Times New Roman"/>
          <w:sz w:val="22"/>
          <w:szCs w:val="22"/>
        </w:rPr>
        <w:t xml:space="preserve"> документа-основания: _____________________________</w:t>
      </w:r>
      <w:r>
        <w:rPr>
          <w:rFonts w:ascii="Times New Roman" w:hAnsi="Times New Roman"/>
          <w:sz w:val="22"/>
          <w:szCs w:val="22"/>
        </w:rPr>
        <w:t>____________________________</w:t>
      </w:r>
      <w:r>
        <w:rPr>
          <w:rFonts w:ascii="Times New Roman" w:hAnsi="Times New Roman"/>
          <w:sz w:val="22"/>
          <w:szCs w:val="22"/>
          <w:vertAlign w:val="superscript"/>
        </w:rPr>
        <w:t xml:space="preserve">                                                                </w:t>
      </w:r>
    </w:p>
    <w:p w14:paraId="597004EA" w14:textId="77777777" w:rsidR="00DD230D" w:rsidRPr="001B7938" w:rsidRDefault="00DD230D" w:rsidP="00DD230D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Дата</w:t>
      </w:r>
      <w:r w:rsidRPr="001B7938">
        <w:rPr>
          <w:rFonts w:ascii="Times New Roman" w:hAnsi="Times New Roman"/>
          <w:sz w:val="22"/>
          <w:szCs w:val="22"/>
        </w:rPr>
        <w:t xml:space="preserve"> документа-основания: __________________________________________________________</w:t>
      </w:r>
    </w:p>
    <w:p w14:paraId="39795A80" w14:textId="77777777" w:rsidR="00DD230D" w:rsidRPr="007242CA" w:rsidRDefault="00DD230D" w:rsidP="00DD230D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tbl>
      <w:tblPr>
        <w:tblStyle w:val="affff"/>
        <w:tblW w:w="9067" w:type="dxa"/>
        <w:tblInd w:w="567" w:type="dxa"/>
        <w:tblLook w:val="04A0" w:firstRow="1" w:lastRow="0" w:firstColumn="1" w:lastColumn="0" w:noHBand="0" w:noVBand="1"/>
      </w:tblPr>
      <w:tblGrid>
        <w:gridCol w:w="4248"/>
        <w:gridCol w:w="850"/>
        <w:gridCol w:w="709"/>
        <w:gridCol w:w="3260"/>
      </w:tblGrid>
      <w:tr w:rsidR="00DD230D" w:rsidRPr="007242CA" w14:paraId="4BF96137" w14:textId="77777777" w:rsidTr="0027273F">
        <w:trPr>
          <w:trHeight w:val="399"/>
        </w:trPr>
        <w:tc>
          <w:tcPr>
            <w:tcW w:w="4248" w:type="dxa"/>
            <w:vAlign w:val="center"/>
          </w:tcPr>
          <w:p w14:paraId="7F91C400" w14:textId="77777777" w:rsidR="00DD230D" w:rsidRPr="007242CA" w:rsidRDefault="00DD230D" w:rsidP="0027273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242CA">
              <w:rPr>
                <w:rFonts w:ascii="Times New Roman" w:hAnsi="Times New Roman"/>
                <w:sz w:val="22"/>
                <w:szCs w:val="22"/>
              </w:rPr>
              <w:t>Наименование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ТМЦ</w:t>
            </w:r>
          </w:p>
        </w:tc>
        <w:tc>
          <w:tcPr>
            <w:tcW w:w="850" w:type="dxa"/>
            <w:vAlign w:val="center"/>
          </w:tcPr>
          <w:p w14:paraId="16193C99" w14:textId="77777777" w:rsidR="00DD230D" w:rsidRPr="007242CA" w:rsidRDefault="00DD230D" w:rsidP="0027273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242CA">
              <w:rPr>
                <w:rFonts w:ascii="Times New Roman" w:hAnsi="Times New Roman"/>
                <w:sz w:val="22"/>
                <w:szCs w:val="22"/>
              </w:rPr>
              <w:t>Ед. изм.</w:t>
            </w:r>
          </w:p>
        </w:tc>
        <w:tc>
          <w:tcPr>
            <w:tcW w:w="709" w:type="dxa"/>
            <w:vAlign w:val="center"/>
          </w:tcPr>
          <w:p w14:paraId="61367227" w14:textId="77777777" w:rsidR="00DD230D" w:rsidRPr="007242CA" w:rsidRDefault="00DD230D" w:rsidP="0027273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242CA">
              <w:rPr>
                <w:rFonts w:ascii="Times New Roman" w:hAnsi="Times New Roman"/>
                <w:sz w:val="22"/>
                <w:szCs w:val="22"/>
              </w:rPr>
              <w:t>Кол-во</w:t>
            </w:r>
          </w:p>
        </w:tc>
        <w:tc>
          <w:tcPr>
            <w:tcW w:w="3260" w:type="dxa"/>
            <w:vAlign w:val="center"/>
          </w:tcPr>
          <w:p w14:paraId="00C62155" w14:textId="77777777" w:rsidR="00DD230D" w:rsidRPr="00B31216" w:rsidRDefault="00DD230D" w:rsidP="0027273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Примечание</w:t>
            </w:r>
          </w:p>
        </w:tc>
      </w:tr>
      <w:tr w:rsidR="00DD230D" w14:paraId="76549E6E" w14:textId="77777777" w:rsidTr="0027273F">
        <w:tc>
          <w:tcPr>
            <w:tcW w:w="4248" w:type="dxa"/>
          </w:tcPr>
          <w:p w14:paraId="391362AF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37BDA180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00E981BF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1923327D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DD230D" w14:paraId="3FE4D58D" w14:textId="77777777" w:rsidTr="0027273F">
        <w:tc>
          <w:tcPr>
            <w:tcW w:w="4248" w:type="dxa"/>
          </w:tcPr>
          <w:p w14:paraId="274ED012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15910634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77A7AD30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76AC0265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DD230D" w14:paraId="2E95DB8C" w14:textId="77777777" w:rsidTr="0027273F">
        <w:tc>
          <w:tcPr>
            <w:tcW w:w="4248" w:type="dxa"/>
          </w:tcPr>
          <w:p w14:paraId="48E15B9D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08846444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5A072A17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5FE6A6B2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DD230D" w14:paraId="4C5AFDA3" w14:textId="77777777" w:rsidTr="0027273F">
        <w:tc>
          <w:tcPr>
            <w:tcW w:w="4248" w:type="dxa"/>
          </w:tcPr>
          <w:p w14:paraId="46145E61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167584E2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35779D2E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48D5C7B3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DD230D" w14:paraId="79409552" w14:textId="77777777" w:rsidTr="0027273F">
        <w:tc>
          <w:tcPr>
            <w:tcW w:w="4248" w:type="dxa"/>
          </w:tcPr>
          <w:p w14:paraId="59C1275C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620FE9C2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1787A28D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4973C45A" w14:textId="77777777" w:rsidR="00DD230D" w:rsidRDefault="00DD230D" w:rsidP="0027273F">
            <w:pPr>
              <w:pStyle w:val="2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</w:tbl>
    <w:p w14:paraId="3DAD68D2" w14:textId="77777777" w:rsidR="00DD230D" w:rsidRDefault="00DD230D" w:rsidP="00DD230D">
      <w:pPr>
        <w:pStyle w:val="2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</w:p>
    <w:p w14:paraId="409B07D9" w14:textId="77777777" w:rsidR="00DD230D" w:rsidRDefault="00DD230D" w:rsidP="00DD230D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Получил: 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_____________________</w:t>
      </w:r>
    </w:p>
    <w:p w14:paraId="1688D538" w14:textId="77777777" w:rsidR="00DD230D" w:rsidRDefault="00DD230D" w:rsidP="00DD230D">
      <w:pPr>
        <w:pStyle w:val="2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  <w:vertAlign w:val="superscript"/>
        </w:rPr>
        <w:t xml:space="preserve">(подпись)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     </w:t>
      </w:r>
      <w:proofErr w:type="gramStart"/>
      <w:r>
        <w:rPr>
          <w:rFonts w:ascii="Times New Roman" w:hAnsi="Times New Roman"/>
          <w:sz w:val="24"/>
          <w:vertAlign w:val="superscript"/>
        </w:rPr>
        <w:t xml:space="preserve">   (</w:t>
      </w:r>
      <w:proofErr w:type="gramEnd"/>
      <w:r>
        <w:rPr>
          <w:rFonts w:ascii="Times New Roman" w:hAnsi="Times New Roman"/>
          <w:sz w:val="24"/>
          <w:vertAlign w:val="superscript"/>
        </w:rPr>
        <w:t xml:space="preserve">должность)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(Ф.И.О.)</w:t>
      </w:r>
    </w:p>
    <w:p w14:paraId="1A688077" w14:textId="77777777" w:rsidR="00DD230D" w:rsidRDefault="00DD230D" w:rsidP="00DD230D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4"/>
        </w:rPr>
      </w:pPr>
    </w:p>
    <w:p w14:paraId="361514C5" w14:textId="77777777" w:rsidR="00DD230D" w:rsidRDefault="00DD230D" w:rsidP="00DD230D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 xml:space="preserve">Выдал:   </w:t>
      </w:r>
      <w:proofErr w:type="gramEnd"/>
      <w:r>
        <w:rPr>
          <w:rFonts w:ascii="Times New Roman" w:hAnsi="Times New Roman"/>
          <w:sz w:val="24"/>
        </w:rPr>
        <w:t xml:space="preserve">  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_____________________</w:t>
      </w:r>
    </w:p>
    <w:p w14:paraId="61CAA49A" w14:textId="77777777" w:rsidR="00DD230D" w:rsidRPr="007242CA" w:rsidRDefault="00DD230D" w:rsidP="00DD230D">
      <w:pPr>
        <w:pStyle w:val="2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  <w:vertAlign w:val="superscript"/>
        </w:rPr>
        <w:t xml:space="preserve">(подпись)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     </w:t>
      </w:r>
      <w:proofErr w:type="gramStart"/>
      <w:r>
        <w:rPr>
          <w:rFonts w:ascii="Times New Roman" w:hAnsi="Times New Roman"/>
          <w:sz w:val="24"/>
          <w:vertAlign w:val="superscript"/>
        </w:rPr>
        <w:t xml:space="preserve">   (</w:t>
      </w:r>
      <w:proofErr w:type="gramEnd"/>
      <w:r>
        <w:rPr>
          <w:rFonts w:ascii="Times New Roman" w:hAnsi="Times New Roman"/>
          <w:sz w:val="24"/>
          <w:vertAlign w:val="superscript"/>
        </w:rPr>
        <w:t xml:space="preserve">должность)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(Ф.И.О.)</w:t>
      </w:r>
    </w:p>
    <w:p w14:paraId="6DE6A5DC" w14:textId="77777777" w:rsidR="00DD230D" w:rsidRDefault="00DD230D" w:rsidP="00110723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  <w:sectPr w:rsidR="00DD230D" w:rsidSect="00DE13CE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14757F5F" w14:textId="1745DAC6" w:rsidR="00110723" w:rsidRPr="00875F1A" w:rsidRDefault="00110723" w:rsidP="00110723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85" w:name="_Toc204332105"/>
      <w:r>
        <w:rPr>
          <w:rFonts w:ascii="Times New Roman" w:hAnsi="Times New Roman" w:cs="Times New Roman"/>
        </w:rPr>
        <w:lastRenderedPageBreak/>
        <w:t xml:space="preserve">Приложение </w:t>
      </w:r>
      <w:r w:rsidR="00875F1A" w:rsidRPr="00875F1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</w:t>
      </w:r>
      <w:r w:rsidR="00D27210" w:rsidRPr="00D27210">
        <w:rPr>
          <w:rFonts w:ascii="Times New Roman" w:hAnsi="Times New Roman" w:cs="Times New Roman"/>
        </w:rPr>
        <w:t xml:space="preserve">Акт </w:t>
      </w:r>
      <w:r w:rsidR="000543E7">
        <w:rPr>
          <w:rFonts w:ascii="Times New Roman" w:hAnsi="Times New Roman" w:cs="Times New Roman"/>
        </w:rPr>
        <w:t>осмотра кормовых культур</w:t>
      </w:r>
      <w:bookmarkEnd w:id="85"/>
    </w:p>
    <w:p w14:paraId="4226C28B" w14:textId="33EB428C" w:rsidR="00875F1A" w:rsidRPr="00875F1A" w:rsidRDefault="00D74204" w:rsidP="00875F1A">
      <w:pPr>
        <w:suppressAutoHyphens w:val="0"/>
        <w:spacing w:after="160"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  <w:r w:rsidR="00875F1A" w:rsidRPr="00875F1A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  <w:r w:rsidR="00875F1A" w:rsidRPr="00875F1A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  <w:r w:rsidR="00875F1A" w:rsidRPr="00875F1A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  <w:r w:rsidR="00875F1A" w:rsidRPr="00875F1A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  <w:r w:rsidR="00875F1A" w:rsidRPr="00875F1A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  <w:r w:rsidR="00875F1A" w:rsidRPr="00875F1A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  <w:t>«___» __________ 20 ___ г.</w:t>
      </w:r>
    </w:p>
    <w:p w14:paraId="64022676" w14:textId="6364B4EC" w:rsidR="00875F1A" w:rsidRPr="00875F1A" w:rsidRDefault="00875F1A" w:rsidP="00875F1A">
      <w:pPr>
        <w:suppressAutoHyphens w:val="0"/>
        <w:spacing w:after="160"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</w:p>
    <w:p w14:paraId="418A6026" w14:textId="5483B407" w:rsidR="00875F1A" w:rsidRPr="00875F1A" w:rsidRDefault="00875F1A" w:rsidP="00875F1A">
      <w:pPr>
        <w:suppressAutoHyphens w:val="0"/>
        <w:spacing w:after="0" w:line="259" w:lineRule="auto"/>
        <w:ind w:left="0"/>
        <w:jc w:val="center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875F1A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АКТ</w:t>
      </w:r>
    </w:p>
    <w:p w14:paraId="68E3B862" w14:textId="5F1B936A" w:rsidR="00D74204" w:rsidRDefault="000543E7" w:rsidP="00875F1A">
      <w:pPr>
        <w:suppressAutoHyphens w:val="0"/>
        <w:spacing w:after="0" w:line="259" w:lineRule="auto"/>
        <w:ind w:left="0"/>
        <w:jc w:val="center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осмотра кормовых культур</w:t>
      </w:r>
    </w:p>
    <w:p w14:paraId="2503ECC3" w14:textId="446E018B" w:rsidR="00D27210" w:rsidRDefault="00D27210" w:rsidP="00875F1A">
      <w:pPr>
        <w:suppressAutoHyphens w:val="0"/>
        <w:spacing w:after="0"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</w:p>
    <w:p w14:paraId="14E441AC" w14:textId="6FD204C5" w:rsidR="004852A2" w:rsidRDefault="00D27210" w:rsidP="00875F1A">
      <w:pPr>
        <w:suppressAutoHyphens w:val="0"/>
        <w:spacing w:after="0"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Заместитель генерального директора ________________________________</w:t>
      </w:r>
      <w:r w:rsidR="004852A2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__________________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,</w:t>
      </w:r>
      <w:r w:rsidR="004852A2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</w:p>
    <w:p w14:paraId="1810B025" w14:textId="1CD20668" w:rsidR="004852A2" w:rsidRPr="004852A2" w:rsidRDefault="004852A2" w:rsidP="004852A2">
      <w:pPr>
        <w:suppressAutoHyphens w:val="0"/>
        <w:spacing w:after="0" w:line="259" w:lineRule="auto"/>
        <w:ind w:left="4956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 xml:space="preserve">      (</w:t>
      </w:r>
      <w:r w:rsidR="00DC5C3C"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>н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>аименование Общества, Ф.И.О.)</w:t>
      </w:r>
    </w:p>
    <w:p w14:paraId="543E55E3" w14:textId="6045E191" w:rsidR="004852A2" w:rsidRDefault="004852A2" w:rsidP="004852A2">
      <w:pPr>
        <w:suppressAutoHyphens w:val="0"/>
        <w:spacing w:after="0"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г</w:t>
      </w:r>
      <w:r w:rsidR="00875F1A" w:rsidRPr="00875F1A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лавный агроном 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____________________________________________________________________, </w:t>
      </w:r>
    </w:p>
    <w:p w14:paraId="7671C6CB" w14:textId="4206B1DA" w:rsidR="004852A2" w:rsidRPr="004852A2" w:rsidRDefault="004852A2" w:rsidP="004852A2">
      <w:pPr>
        <w:suppressAutoHyphens w:val="0"/>
        <w:spacing w:after="0" w:line="259" w:lineRule="auto"/>
        <w:ind w:left="3540" w:firstLine="708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 xml:space="preserve">  (</w:t>
      </w:r>
      <w:r w:rsidR="00DC5C3C"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>н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>аименование Общества, Ф.И.О.)</w:t>
      </w:r>
    </w:p>
    <w:p w14:paraId="2A04C21B" w14:textId="70F59F7E" w:rsidR="004852A2" w:rsidRDefault="004852A2" w:rsidP="004852A2">
      <w:pPr>
        <w:suppressAutoHyphens w:val="0"/>
        <w:spacing w:after="0"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г</w:t>
      </w:r>
      <w:r w:rsidRPr="00875F1A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лавный 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зоотехник</w:t>
      </w:r>
      <w:r w:rsidRPr="00875F1A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___________________________________________________________________, </w:t>
      </w:r>
    </w:p>
    <w:p w14:paraId="317C7222" w14:textId="2D4C80EB" w:rsidR="004852A2" w:rsidRPr="004852A2" w:rsidRDefault="004852A2" w:rsidP="004852A2">
      <w:pPr>
        <w:suppressAutoHyphens w:val="0"/>
        <w:spacing w:after="0" w:line="259" w:lineRule="auto"/>
        <w:ind w:left="3540" w:firstLine="708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 xml:space="preserve">  (</w:t>
      </w:r>
      <w:r w:rsidR="00DC5C3C"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>н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>аименование Общества, Ф.И.О.)</w:t>
      </w:r>
    </w:p>
    <w:p w14:paraId="3E2F6923" w14:textId="0813CCA4" w:rsidR="00875F1A" w:rsidRDefault="00875F1A" w:rsidP="00875F1A">
      <w:pPr>
        <w:suppressAutoHyphens w:val="0"/>
        <w:spacing w:after="0"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875F1A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провели </w:t>
      </w:r>
      <w:r w:rsidR="004852A2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обследование поля ___________________ № ______, площадью _______ и установили:</w:t>
      </w:r>
    </w:p>
    <w:p w14:paraId="5BEA7395" w14:textId="2BBAA5B2" w:rsidR="004852A2" w:rsidRDefault="004852A2" w:rsidP="004852A2">
      <w:pPr>
        <w:suppressAutoHyphens w:val="0"/>
        <w:spacing w:after="0" w:line="259" w:lineRule="auto"/>
        <w:ind w:left="2124" w:firstLine="708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 xml:space="preserve">       (вид кормовой культуры)</w:t>
      </w:r>
    </w:p>
    <w:p w14:paraId="7439C1CC" w14:textId="763AF7DD" w:rsidR="00875F1A" w:rsidRPr="00875F1A" w:rsidRDefault="00875F1A" w:rsidP="00875F1A">
      <w:pPr>
        <w:suppressAutoHyphens w:val="0"/>
        <w:spacing w:after="0"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875F1A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_______________________________________________________</w:t>
      </w:r>
      <w:r w:rsidR="004852A2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A252723" w14:textId="772F76D9" w:rsidR="00875F1A" w:rsidRPr="004852A2" w:rsidRDefault="00875F1A" w:rsidP="00875F1A">
      <w:pPr>
        <w:suppressAutoHyphens w:val="0"/>
        <w:spacing w:after="0"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</w:pPr>
      <w:r w:rsidRPr="00875F1A"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 w:rsidRPr="00875F1A"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 w:rsidRPr="00875F1A"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 w:rsidRPr="00875F1A"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 w:rsidRPr="00875F1A"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  <w:t xml:space="preserve"> </w:t>
      </w:r>
    </w:p>
    <w:p w14:paraId="1E5B3432" w14:textId="72EF4A61" w:rsidR="00875F1A" w:rsidRDefault="00875F1A" w:rsidP="00875F1A">
      <w:pPr>
        <w:suppressAutoHyphens w:val="0"/>
        <w:spacing w:after="0"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</w:p>
    <w:p w14:paraId="66E2FCC4" w14:textId="28259DBB" w:rsidR="004852A2" w:rsidRDefault="004852A2" w:rsidP="00DC5C3C">
      <w:pPr>
        <w:suppressAutoHyphens w:val="0"/>
        <w:spacing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Заместитель генерального директора </w:t>
      </w:r>
    </w:p>
    <w:p w14:paraId="6FB39EAC" w14:textId="79196BBF" w:rsidR="00DC5C3C" w:rsidRDefault="004852A2" w:rsidP="00DC5C3C">
      <w:pPr>
        <w:suppressAutoHyphens w:val="0"/>
        <w:spacing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__________________________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  <w:t>_______________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  <w:r w:rsidR="00DC5C3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 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_______________</w:t>
      </w:r>
      <w:r w:rsidR="00DC5C3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____________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_</w:t>
      </w:r>
    </w:p>
    <w:p w14:paraId="2D239D94" w14:textId="7CA05BE7" w:rsidR="004852A2" w:rsidRDefault="00DC5C3C" w:rsidP="00DC5C3C">
      <w:pPr>
        <w:suppressAutoHyphens w:val="0"/>
        <w:spacing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 xml:space="preserve">                   (наименование Общества)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  <w:t xml:space="preserve">             </w:t>
      </w:r>
      <w:proofErr w:type="gramStart"/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 xml:space="preserve">   (</w:t>
      </w:r>
      <w:proofErr w:type="gramEnd"/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>подпись)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  <w:t xml:space="preserve">                       (Ф.И.О.)</w:t>
      </w:r>
      <w:r w:rsidR="004852A2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  <w:r w:rsidR="004852A2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</w:p>
    <w:p w14:paraId="6008D36B" w14:textId="41CE81A3" w:rsidR="00DC5C3C" w:rsidRDefault="00DC5C3C" w:rsidP="00DC5C3C">
      <w:pPr>
        <w:suppressAutoHyphens w:val="0"/>
        <w:spacing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Главный </w:t>
      </w:r>
      <w:r w:rsidR="000543E7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агроном</w:t>
      </w:r>
    </w:p>
    <w:p w14:paraId="4DA39ED7" w14:textId="5DF836F2" w:rsidR="00DC5C3C" w:rsidRDefault="00DC5C3C" w:rsidP="00DC5C3C">
      <w:pPr>
        <w:suppressAutoHyphens w:val="0"/>
        <w:spacing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__________________________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  <w:t>_______________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  <w:t xml:space="preserve">  ____________________________</w:t>
      </w:r>
    </w:p>
    <w:p w14:paraId="1EA062DA" w14:textId="29A3C499" w:rsidR="004852A2" w:rsidRDefault="00DC5C3C" w:rsidP="00DC5C3C">
      <w:pPr>
        <w:suppressAutoHyphens w:val="0"/>
        <w:spacing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 xml:space="preserve">                   (наименование Общества)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  <w:t xml:space="preserve">             </w:t>
      </w:r>
      <w:proofErr w:type="gramStart"/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 xml:space="preserve">   (</w:t>
      </w:r>
      <w:proofErr w:type="gramEnd"/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>подпись)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  <w:t xml:space="preserve">                       (Ф.И.О.)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</w:p>
    <w:p w14:paraId="7D0E9437" w14:textId="221FF525" w:rsidR="00DC5C3C" w:rsidRDefault="00DC5C3C" w:rsidP="00DC5C3C">
      <w:pPr>
        <w:suppressAutoHyphens w:val="0"/>
        <w:spacing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Главный зоотехник</w:t>
      </w:r>
    </w:p>
    <w:p w14:paraId="3358F020" w14:textId="54338996" w:rsidR="00DC5C3C" w:rsidRDefault="00DC5C3C" w:rsidP="00DC5C3C">
      <w:pPr>
        <w:suppressAutoHyphens w:val="0"/>
        <w:spacing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__________________________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  <w:t>_______________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  <w:t xml:space="preserve">  ____________________________</w:t>
      </w:r>
    </w:p>
    <w:p w14:paraId="34B536FB" w14:textId="301DD924" w:rsidR="004852A2" w:rsidRDefault="00DC5C3C" w:rsidP="00DC5C3C">
      <w:pPr>
        <w:suppressAutoHyphens w:val="0"/>
        <w:spacing w:line="259" w:lineRule="auto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 xml:space="preserve">                   (наименование Общества)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  <w:t xml:space="preserve">             </w:t>
      </w:r>
      <w:proofErr w:type="gramStart"/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 xml:space="preserve">   (</w:t>
      </w:r>
      <w:proofErr w:type="gramEnd"/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>подпись)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</w:r>
      <w: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  <w:tab/>
        <w:t xml:space="preserve">                       (Ф.И.О.)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ab/>
      </w:r>
    </w:p>
    <w:p w14:paraId="04200B87" w14:textId="5C66FE87" w:rsidR="00DE13CE" w:rsidRPr="00DE13CE" w:rsidRDefault="00DE13CE" w:rsidP="00DE13CE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63F5BA1" w14:textId="77AB207A" w:rsidR="00DE13CE" w:rsidRPr="00DE13CE" w:rsidRDefault="00DE13CE" w:rsidP="00DE13CE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B09E539" w14:textId="45ABB41E" w:rsidR="00DE13CE" w:rsidRPr="00DE13CE" w:rsidRDefault="00DE13CE" w:rsidP="00DE13CE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6729B8D7" w14:textId="46A4F70F" w:rsidR="00DE13CE" w:rsidRPr="00DE13CE" w:rsidRDefault="00DE13CE" w:rsidP="00DE13CE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41A6C3F4" w14:textId="35B848C0" w:rsidR="00DE13CE" w:rsidRPr="00DE13CE" w:rsidRDefault="00DE13CE" w:rsidP="00DE13CE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9CBB0CF" w14:textId="164AE4D8" w:rsidR="00DE13CE" w:rsidRPr="00DE13CE" w:rsidRDefault="00DE13CE" w:rsidP="00DE13CE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5239FED2" w14:textId="15F19BA7" w:rsidR="00DE13CE" w:rsidRPr="00DE13CE" w:rsidRDefault="00DE13CE" w:rsidP="00DE13CE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0ED1594" w14:textId="5261CCA5" w:rsidR="00DE13CE" w:rsidRDefault="00DE13CE" w:rsidP="00DE13CE">
      <w:pPr>
        <w:rPr>
          <w:rFonts w:asciiTheme="minorHAnsi" w:eastAsiaTheme="minorHAnsi" w:hAnsiTheme="minorHAnsi" w:cstheme="minorBidi"/>
          <w:color w:val="auto"/>
          <w:sz w:val="22"/>
          <w:szCs w:val="22"/>
          <w:vertAlign w:val="superscript"/>
          <w:lang w:eastAsia="en-US"/>
        </w:rPr>
      </w:pPr>
    </w:p>
    <w:p w14:paraId="09F9FABB" w14:textId="77777777" w:rsidR="00DE13CE" w:rsidRDefault="00DE13CE" w:rsidP="00DE13CE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  <w:sectPr w:rsidR="00DE13CE" w:rsidSect="00DE13CE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223DA02A" w14:textId="4A1358E2" w:rsidR="00875F1A" w:rsidDel="002A54C2" w:rsidRDefault="00875F1A" w:rsidP="00110723">
      <w:pPr>
        <w:pStyle w:val="2"/>
        <w:numPr>
          <w:ilvl w:val="0"/>
          <w:numId w:val="0"/>
        </w:numPr>
        <w:spacing w:line="360" w:lineRule="auto"/>
        <w:ind w:left="720" w:hanging="720"/>
        <w:rPr>
          <w:del w:id="86" w:author="Коновалова Татьяна Владимировна" w:date="2025-07-21T11:59:00Z"/>
          <w:rFonts w:ascii="Times New Roman" w:eastAsia="SimSun" w:hAnsi="Times New Roman"/>
          <w:bCs/>
          <w:sz w:val="24"/>
        </w:rPr>
        <w:sectPr w:rsidR="00875F1A" w:rsidDel="002A54C2" w:rsidSect="008B3162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033168D2" w14:textId="2BF2FC02" w:rsidR="00110723" w:rsidRPr="00875F1A" w:rsidRDefault="00110723" w:rsidP="00110723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87" w:name="_Toc204332106"/>
      <w:r>
        <w:rPr>
          <w:rFonts w:ascii="Times New Roman" w:hAnsi="Times New Roman" w:cs="Times New Roman"/>
        </w:rPr>
        <w:lastRenderedPageBreak/>
        <w:t xml:space="preserve">Приложение </w:t>
      </w:r>
      <w:r w:rsidR="00875F1A" w:rsidRPr="00875F1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 </w:t>
      </w:r>
      <w:r w:rsidR="00875F1A">
        <w:rPr>
          <w:rFonts w:ascii="Times New Roman" w:hAnsi="Times New Roman" w:cs="Times New Roman"/>
        </w:rPr>
        <w:t>Акт приема грубых и сочных кормов</w:t>
      </w:r>
      <w:bookmarkEnd w:id="87"/>
    </w:p>
    <w:p w14:paraId="198EE754" w14:textId="0B73A0E4" w:rsidR="00110723" w:rsidRDefault="00875F1A" w:rsidP="00875F1A">
      <w:pPr>
        <w:pStyle w:val="2"/>
        <w:numPr>
          <w:ilvl w:val="0"/>
          <w:numId w:val="0"/>
        </w:numPr>
        <w:spacing w:line="360" w:lineRule="auto"/>
        <w:ind w:left="720" w:hanging="720"/>
        <w:jc w:val="center"/>
        <w:rPr>
          <w:rFonts w:ascii="Times New Roman" w:eastAsia="SimSun" w:hAnsi="Times New Roman"/>
          <w:bCs/>
          <w:sz w:val="24"/>
        </w:rPr>
      </w:pPr>
      <w:r w:rsidRPr="00875F1A">
        <w:rPr>
          <w:rFonts w:ascii="Times New Roman" w:eastAsia="SimSun" w:hAnsi="Times New Roman"/>
          <w:bCs/>
          <w:noProof/>
          <w:sz w:val="24"/>
        </w:rPr>
        <w:drawing>
          <wp:inline distT="0" distB="0" distL="0" distR="0" wp14:anchorId="5453B341" wp14:editId="02763248">
            <wp:extent cx="7574280" cy="518345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518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E65C" w14:textId="77777777" w:rsidR="00875F1A" w:rsidRDefault="00875F1A" w:rsidP="00875F1A">
      <w:pPr>
        <w:pStyle w:val="2"/>
        <w:numPr>
          <w:ilvl w:val="0"/>
          <w:numId w:val="0"/>
        </w:numPr>
        <w:spacing w:line="360" w:lineRule="auto"/>
        <w:ind w:left="720" w:hanging="720"/>
        <w:jc w:val="center"/>
        <w:rPr>
          <w:rFonts w:ascii="Times New Roman" w:eastAsia="SimSun" w:hAnsi="Times New Roman"/>
          <w:bCs/>
          <w:sz w:val="24"/>
        </w:rPr>
        <w:sectPr w:rsidR="00875F1A" w:rsidSect="00875F1A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  <w:r w:rsidRPr="00875F1A">
        <w:rPr>
          <w:rFonts w:ascii="Times New Roman" w:eastAsia="SimSun" w:hAnsi="Times New Roman"/>
          <w:bCs/>
          <w:noProof/>
          <w:sz w:val="24"/>
        </w:rPr>
        <w:lastRenderedPageBreak/>
        <w:drawing>
          <wp:inline distT="0" distB="0" distL="0" distR="0" wp14:anchorId="272942AD" wp14:editId="2B16EF2E">
            <wp:extent cx="7726680" cy="4751924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50213" cy="476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9510" w14:textId="1F309DD4" w:rsidR="00110723" w:rsidRPr="000B2A2C" w:rsidRDefault="00110723" w:rsidP="00110723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88" w:name="_Toc204332107"/>
      <w:r>
        <w:rPr>
          <w:rFonts w:ascii="Times New Roman" w:hAnsi="Times New Roman" w:cs="Times New Roman"/>
        </w:rPr>
        <w:lastRenderedPageBreak/>
        <w:t xml:space="preserve">Приложение </w:t>
      </w:r>
      <w:r w:rsidR="00FB6D46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 </w:t>
      </w:r>
      <w:r w:rsidR="00875F1A">
        <w:rPr>
          <w:rFonts w:ascii="Times New Roman" w:hAnsi="Times New Roman" w:cs="Times New Roman"/>
        </w:rPr>
        <w:t>Акт на сортировку и сушку продукции растениеводства</w:t>
      </w:r>
      <w:bookmarkEnd w:id="88"/>
    </w:p>
    <w:p w14:paraId="5E5F6330" w14:textId="6FE70FDD" w:rsidR="001869BE" w:rsidRDefault="00875F1A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  <w:r w:rsidRPr="00875F1A">
        <w:rPr>
          <w:rFonts w:ascii="Times New Roman" w:eastAsia="SimSun" w:hAnsi="Times New Roman"/>
          <w:bCs/>
          <w:noProof/>
          <w:sz w:val="24"/>
        </w:rPr>
        <w:drawing>
          <wp:inline distT="0" distB="0" distL="0" distR="0" wp14:anchorId="228D809D" wp14:editId="2D8A0372">
            <wp:extent cx="6119495" cy="53422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3B59" w14:textId="77777777" w:rsidR="008B560E" w:rsidRDefault="008B560E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  <w:sectPr w:rsidR="008B560E" w:rsidSect="00E61F20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52F8EA67" w14:textId="317BABA6" w:rsidR="008B560E" w:rsidRPr="000B2A2C" w:rsidRDefault="008B560E" w:rsidP="008B560E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89" w:name="_Toc204332108"/>
      <w:r>
        <w:rPr>
          <w:rFonts w:ascii="Times New Roman" w:hAnsi="Times New Roman" w:cs="Times New Roman"/>
        </w:rPr>
        <w:lastRenderedPageBreak/>
        <w:t xml:space="preserve">Приложение 5. </w:t>
      </w:r>
      <w:r w:rsidRPr="008B560E">
        <w:rPr>
          <w:rFonts w:ascii="Times New Roman" w:hAnsi="Times New Roman" w:cs="Times New Roman"/>
        </w:rPr>
        <w:t>Нормативные требования оценки качества и питательности сенажа</w:t>
      </w:r>
      <w:bookmarkEnd w:id="8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0"/>
        <w:gridCol w:w="1615"/>
        <w:gridCol w:w="1467"/>
        <w:gridCol w:w="1615"/>
      </w:tblGrid>
      <w:tr w:rsidR="008B560E" w:rsidRPr="00727E14" w14:paraId="2380CFD7" w14:textId="77777777" w:rsidTr="00205277">
        <w:tc>
          <w:tcPr>
            <w:tcW w:w="4930" w:type="dxa"/>
            <w:vMerge w:val="restar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0E7AA2B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Наименования показателей</w:t>
            </w:r>
          </w:p>
        </w:tc>
        <w:tc>
          <w:tcPr>
            <w:tcW w:w="4697" w:type="dxa"/>
            <w:gridSpan w:val="3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2781315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Нормы для класса</w:t>
            </w:r>
          </w:p>
        </w:tc>
      </w:tr>
      <w:tr w:rsidR="008B560E" w:rsidRPr="00727E14" w14:paraId="19DE846E" w14:textId="77777777" w:rsidTr="00205277">
        <w:tc>
          <w:tcPr>
            <w:tcW w:w="4930" w:type="dxa"/>
            <w:vMerge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FB24253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4A72E1E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I</w:t>
            </w: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CA0DEB5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II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28CAD3A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III</w:t>
            </w:r>
          </w:p>
        </w:tc>
      </w:tr>
      <w:tr w:rsidR="008B560E" w:rsidRPr="00D22E83" w14:paraId="76F9D479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88B3B45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Массовая доля сухого вещества, %, не менее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06D683B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35-55</w:t>
            </w: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044990A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35-55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2B00D44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35-55</w:t>
            </w:r>
          </w:p>
        </w:tc>
      </w:tr>
      <w:tr w:rsidR="008B560E" w:rsidRPr="00D22E83" w14:paraId="0BF1218C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9591FF0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Массовая доля в сухом веществе сырого протеина, %, не менее в сенаже из: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B2B2F4E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2C27323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8C80192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8B560E" w:rsidRPr="00D22E83" w14:paraId="5090E31B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CA0B3BA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бобовых трав (кроме клевера)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C1BC56D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16</w:t>
            </w: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071E527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14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C70DB11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12</w:t>
            </w:r>
          </w:p>
        </w:tc>
      </w:tr>
      <w:tr w:rsidR="008B560E" w:rsidRPr="00D22E83" w14:paraId="5CBD4311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1656B08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клевера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AC80526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15</w:t>
            </w: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67A4438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13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B97E1C7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11</w:t>
            </w:r>
          </w:p>
        </w:tc>
      </w:tr>
      <w:tr w:rsidR="008B560E" w:rsidRPr="00D22E83" w14:paraId="3E1A7D02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3C2D0B8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бобово-злаковых трав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3CE121D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13</w:t>
            </w: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399B242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11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A587201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9</w:t>
            </w:r>
          </w:p>
        </w:tc>
      </w:tr>
      <w:tr w:rsidR="008B560E" w:rsidRPr="00D22E83" w14:paraId="216CF089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93A9E1B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злаковых трав, разнотравья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8D02641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12</w:t>
            </w: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4589182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10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4D318D8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</w:t>
            </w:r>
          </w:p>
        </w:tc>
      </w:tr>
      <w:tr w:rsidR="008B560E" w:rsidRPr="00D22E83" w14:paraId="0D953ADD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B5477FB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Массовая доля в сухом веществе сырой клетчатки, %, не более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28BCB93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30</w:t>
            </w: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80D95C0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33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C36CE4C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35</w:t>
            </w:r>
          </w:p>
        </w:tc>
      </w:tr>
      <w:tr w:rsidR="008B560E" w:rsidRPr="00D22E83" w14:paraId="1E8FBAA1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0FFF080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Массовая доля в сухом веществе масляной кислоты, %, не более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5BA2B86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-</w:t>
            </w: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224A965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0,3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38348E1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0,6</w:t>
            </w:r>
          </w:p>
        </w:tc>
      </w:tr>
      <w:tr w:rsidR="008B560E" w:rsidRPr="00D22E83" w14:paraId="60E31BB5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AF772A1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Массовая доля в сухом веществе сырой золы, %, не более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1F5508C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10</w:t>
            </w: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B1FDE54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11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0A123B2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13</w:t>
            </w:r>
          </w:p>
        </w:tc>
      </w:tr>
      <w:tr w:rsidR="008B560E" w:rsidRPr="00D22E83" w14:paraId="736CC29F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3AAE9DD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Питательность 1 кг сухого вещества: обменной энергии, мДж, не менее, в сенаже из: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EDA8778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08BEBAC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2DD009A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8B560E" w:rsidRPr="00D22E83" w14:paraId="712BA86D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E735430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бобовых трав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9717AC0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9,4</w:t>
            </w: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17ECBE7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9,1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8612093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8,5</w:t>
            </w:r>
          </w:p>
        </w:tc>
      </w:tr>
      <w:tr w:rsidR="008B560E" w:rsidRPr="00D22E83" w14:paraId="17E723AD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2E9558F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бобово-злаковых трав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C842172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9,2</w:t>
            </w: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403EBBB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8,6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5772C31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8,1</w:t>
            </w:r>
          </w:p>
        </w:tc>
      </w:tr>
      <w:tr w:rsidR="008B560E" w:rsidRPr="00D22E83" w14:paraId="503CE347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9506F74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злаковых трав, разнотравья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DD0732F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8,8</w:t>
            </w: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0DF94D7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8,4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C5DA984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8,0</w:t>
            </w:r>
          </w:p>
        </w:tc>
      </w:tr>
      <w:tr w:rsidR="008B560E" w:rsidRPr="00D22E83" w14:paraId="4A456C53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AE7F438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кормовых единиц, кг, не менее, в сенаже из: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F90ED33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5E883BC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412A4B4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8B560E" w:rsidRPr="00D22E83" w14:paraId="77AFA043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4598B4F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бобовых трав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A4249C3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0,72</w:t>
            </w: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C14A58B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0,67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F1F87F4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0,58</w:t>
            </w:r>
          </w:p>
        </w:tc>
      </w:tr>
      <w:tr w:rsidR="008B560E" w:rsidRPr="00D22E83" w14:paraId="26514665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7A417A9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бобово-злаковых трав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D2C88D5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0,69</w:t>
            </w: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08A3670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0,60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1571F1C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0,53</w:t>
            </w:r>
          </w:p>
        </w:tc>
      </w:tr>
      <w:tr w:rsidR="008B560E" w:rsidRPr="00D22E83" w14:paraId="7DC52069" w14:textId="77777777" w:rsidTr="00205277">
        <w:tc>
          <w:tcPr>
            <w:tcW w:w="493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70666A3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злаковых трав, разнотравья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B9C3BCD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0,63</w:t>
            </w:r>
          </w:p>
        </w:tc>
        <w:tc>
          <w:tcPr>
            <w:tcW w:w="146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3AF1757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0,57</w:t>
            </w:r>
          </w:p>
        </w:tc>
        <w:tc>
          <w:tcPr>
            <w:tcW w:w="161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F1F45C9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0,51</w:t>
            </w:r>
          </w:p>
        </w:tc>
      </w:tr>
    </w:tbl>
    <w:p w14:paraId="3245409E" w14:textId="3C628D2F" w:rsidR="008B560E" w:rsidRDefault="008B560E" w:rsidP="008B560E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p w14:paraId="00E204F4" w14:textId="77777777" w:rsidR="008B560E" w:rsidRDefault="008B560E" w:rsidP="008B560E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  <w:sectPr w:rsidR="008B560E" w:rsidSect="00E61F20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0F7DDD1B" w14:textId="7074D1DF" w:rsidR="008B560E" w:rsidRPr="000B2A2C" w:rsidRDefault="008B560E" w:rsidP="008B560E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0" w:name="_Toc204332109"/>
      <w:r>
        <w:rPr>
          <w:rFonts w:ascii="Times New Roman" w:hAnsi="Times New Roman" w:cs="Times New Roman"/>
        </w:rPr>
        <w:lastRenderedPageBreak/>
        <w:t xml:space="preserve">Приложение 6. </w:t>
      </w:r>
      <w:r w:rsidRPr="008B560E">
        <w:rPr>
          <w:rFonts w:ascii="Times New Roman" w:hAnsi="Times New Roman" w:cs="Times New Roman"/>
        </w:rPr>
        <w:t xml:space="preserve">Нормативные требования оценки качества и питательности </w:t>
      </w:r>
      <w:r>
        <w:rPr>
          <w:rFonts w:ascii="Times New Roman" w:hAnsi="Times New Roman" w:cs="Times New Roman"/>
        </w:rPr>
        <w:t>силоса</w:t>
      </w:r>
      <w:bookmarkEnd w:id="9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5"/>
        <w:gridCol w:w="1621"/>
        <w:gridCol w:w="1474"/>
        <w:gridCol w:w="1621"/>
      </w:tblGrid>
      <w:tr w:rsidR="008B560E" w:rsidRPr="00727E14" w14:paraId="4887D5A3" w14:textId="77777777" w:rsidTr="00205277">
        <w:tc>
          <w:tcPr>
            <w:tcW w:w="4905" w:type="dxa"/>
            <w:vMerge w:val="restar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5BC27C7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Наименования показателей</w:t>
            </w:r>
          </w:p>
        </w:tc>
        <w:tc>
          <w:tcPr>
            <w:tcW w:w="4716" w:type="dxa"/>
            <w:gridSpan w:val="3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E4F0536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Нормы для классов</w:t>
            </w:r>
          </w:p>
        </w:tc>
      </w:tr>
      <w:tr w:rsidR="008B560E" w:rsidRPr="00727E14" w14:paraId="7CA1CF5E" w14:textId="77777777" w:rsidTr="00205277">
        <w:tc>
          <w:tcPr>
            <w:tcW w:w="4905" w:type="dxa"/>
            <w:vMerge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E1BB312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7B17FC0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F7EA3CB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2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85E81AF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</w:t>
            </w:r>
          </w:p>
        </w:tc>
      </w:tr>
      <w:tr w:rsidR="008B560E" w:rsidRPr="00D22E83" w14:paraId="49046D9A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69D3D36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Массовая доля сухого вещества, %, не менее, в силосе из: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9422865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A14741F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DB7A367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8B560E" w:rsidRPr="00D22E83" w14:paraId="481C1667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9ED75DA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многолетних провяленных трав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5CEFBEC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30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0A34A66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30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36A17B3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25</w:t>
            </w:r>
          </w:p>
        </w:tc>
      </w:tr>
      <w:tr w:rsidR="008B560E" w:rsidRPr="00D22E83" w14:paraId="501CB0B1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894484E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однолетних бобовых, бобово-злаковых трав и их смесей с другими культурами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BA6BED6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25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6F40429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20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A5092CE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18</w:t>
            </w:r>
          </w:p>
        </w:tc>
      </w:tr>
      <w:tr w:rsidR="008B560E" w:rsidRPr="00D22E83" w14:paraId="73F0EB82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7B3578E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однолетних злаковых трав и их смесей с другими культурами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632D9F3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22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7E00064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20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77BD03F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18</w:t>
            </w:r>
          </w:p>
        </w:tc>
      </w:tr>
      <w:tr w:rsidR="008B560E" w:rsidRPr="00D22E83" w14:paraId="46BF8069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C87C645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кукурузы и смесей ее с другими культурами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FCE4291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26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6DCBE79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20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D83DCEE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16</w:t>
            </w:r>
          </w:p>
        </w:tc>
      </w:tr>
      <w:tr w:rsidR="008B560E" w:rsidRPr="00D22E83" w14:paraId="2F8957EA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BAE0FFD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Массовая доля в сухом веществе: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FA84091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4C1C47C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89B794C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8B560E" w:rsidRPr="00D22E83" w14:paraId="0550CAB2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2FE76C9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сырого протеина, %, не менее в силосе из: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71FE180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D1AB53A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4A76815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8B560E" w:rsidRPr="00D22E83" w14:paraId="505DFC13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77CB2B5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многолетних провяленных трав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5E08B64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16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25059AA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14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F8C9C88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12</w:t>
            </w:r>
          </w:p>
        </w:tc>
      </w:tr>
      <w:tr w:rsidR="008B560E" w:rsidRPr="00D22E83" w14:paraId="0B9CCDB1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09C49AE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однолетних бобовых, бобово-злаковых трав и их смесей с другими культурами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6C37DD0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15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4BE7A17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13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A5EA2EB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11</w:t>
            </w:r>
          </w:p>
        </w:tc>
      </w:tr>
      <w:tr w:rsidR="008B560E" w:rsidRPr="00D22E83" w14:paraId="01AE64F0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98BBB3F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однолетних злаковых трав и их смесей с другими культурами, подсолнечника, ботвы, комбинированного силоса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09B1F5A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11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A0E93C3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9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C479867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</w:t>
            </w:r>
          </w:p>
        </w:tc>
      </w:tr>
      <w:tr w:rsidR="008B560E" w:rsidRPr="00D22E83" w14:paraId="072448E9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A630389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кукурузы и смесей ее с другими культурами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38B6906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9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648FC3E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901DA65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7</w:t>
            </w:r>
          </w:p>
        </w:tc>
      </w:tr>
      <w:tr w:rsidR="008B560E" w:rsidRPr="00D22E83" w14:paraId="4112E7FB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60DBB8F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сырой клетчатки, %, не более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7E1172C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30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142ABA2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33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5BF259D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35</w:t>
            </w:r>
          </w:p>
        </w:tc>
      </w:tr>
      <w:tr w:rsidR="008B560E" w:rsidRPr="00D22E83" w14:paraId="5EC1699A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D5A5570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сырой золы, %, не более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D8C6794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10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E6E73F3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12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E6333A8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15</w:t>
            </w:r>
          </w:p>
        </w:tc>
      </w:tr>
      <w:tr w:rsidR="008B560E" w:rsidRPr="00D22E83" w14:paraId="65F791BC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CFD3447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масляной кислоты, %, не более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8CB60E2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0,5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D5096D2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1,0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7B6AC29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2,0</w:t>
            </w:r>
          </w:p>
        </w:tc>
      </w:tr>
      <w:tr w:rsidR="008B560E" w:rsidRPr="00D22E83" w14:paraId="7C04E153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59EC844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рН силоса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775B2EB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3,8-4,3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95DAF86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3,7-4,4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A236C77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3,6-4,5</w:t>
            </w:r>
          </w:p>
        </w:tc>
      </w:tr>
      <w:tr w:rsidR="008B560E" w:rsidRPr="00D22E83" w14:paraId="5ED8D2D4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2453406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молочной кислоты (от общего количества кислот), %, не менее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3E9A239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50-55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5012899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40-50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87F186D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30-40</w:t>
            </w:r>
          </w:p>
        </w:tc>
      </w:tr>
      <w:tr w:rsidR="008B560E" w:rsidRPr="00D22E83" w14:paraId="6E66986B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F1D08ED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Питательность 1 кг сухого вещества: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7EC33E1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B8F1908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BBFF6A9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8B560E" w:rsidRPr="00D22E83" w14:paraId="7A7FF587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0F237B4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обменной энергии, мДж, не менее, в силосе из: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74FF7E5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1E5B746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4B4E348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8B560E" w:rsidRPr="00D22E83" w14:paraId="10F82A44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9FB3AF9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многолетних провяленных трав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61230E8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9,8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2EB14F1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9,0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F8F212A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8,4</w:t>
            </w:r>
          </w:p>
        </w:tc>
      </w:tr>
      <w:tr w:rsidR="008B560E" w:rsidRPr="00D22E83" w14:paraId="25A65EF4" w14:textId="77777777" w:rsidTr="00205277"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B7A3CA9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однолетних бобовых, бобово-злаковых трав и их смесей с другими культурами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B75DD96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9,7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3C29431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8,9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ABBE754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8,3</w:t>
            </w:r>
          </w:p>
        </w:tc>
      </w:tr>
      <w:tr w:rsidR="008B560E" w:rsidRPr="00D22E83" w14:paraId="17C251A7" w14:textId="77777777" w:rsidTr="00205277">
        <w:trPr>
          <w:trHeight w:val="516"/>
        </w:trPr>
        <w:tc>
          <w:tcPr>
            <w:tcW w:w="4905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A957D85" w14:textId="77777777" w:rsidR="008B560E" w:rsidRPr="00C277D7" w:rsidRDefault="008B560E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однолетних злаковых трав и их смеси с другими культурами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3FD5113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9,5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81C2630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8,6</w:t>
            </w:r>
          </w:p>
        </w:tc>
        <w:tc>
          <w:tcPr>
            <w:tcW w:w="162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AF1C293" w14:textId="77777777" w:rsidR="008B560E" w:rsidRPr="00C277D7" w:rsidRDefault="008B560E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8,1</w:t>
            </w:r>
          </w:p>
        </w:tc>
      </w:tr>
    </w:tbl>
    <w:p w14:paraId="308CAD8B" w14:textId="77777777" w:rsidR="008B560E" w:rsidRDefault="008B560E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  <w:sectPr w:rsidR="008B560E" w:rsidSect="00E61F20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0CDAB3C7" w14:textId="7500598B" w:rsidR="008B560E" w:rsidRDefault="008B560E" w:rsidP="008B560E">
      <w:pPr>
        <w:pStyle w:val="20"/>
        <w:tabs>
          <w:tab w:val="clear" w:pos="720"/>
          <w:tab w:val="left" w:pos="0"/>
        </w:tabs>
        <w:spacing w:line="360" w:lineRule="auto"/>
        <w:ind w:left="567"/>
        <w:rPr>
          <w:rFonts w:ascii="Times New Roman" w:hAnsi="Times New Roman" w:cs="Times New Roman"/>
        </w:rPr>
      </w:pPr>
      <w:bookmarkStart w:id="91" w:name="_Toc204332110"/>
      <w:r>
        <w:rPr>
          <w:rFonts w:ascii="Times New Roman" w:hAnsi="Times New Roman" w:cs="Times New Roman"/>
        </w:rPr>
        <w:lastRenderedPageBreak/>
        <w:t xml:space="preserve">Приложение 7. </w:t>
      </w:r>
      <w:r w:rsidRPr="008B560E">
        <w:rPr>
          <w:rFonts w:ascii="Times New Roman" w:hAnsi="Times New Roman" w:cs="Times New Roman"/>
        </w:rPr>
        <w:t>Нормативные требования оценки качества и питательности с</w:t>
      </w:r>
      <w:r>
        <w:rPr>
          <w:rFonts w:ascii="Times New Roman" w:hAnsi="Times New Roman" w:cs="Times New Roman"/>
        </w:rPr>
        <w:t>ена</w:t>
      </w:r>
      <w:r w:rsidR="002A132C">
        <w:rPr>
          <w:rFonts w:ascii="Times New Roman" w:hAnsi="Times New Roman" w:cs="Times New Roman"/>
        </w:rPr>
        <w:t xml:space="preserve"> и соломы</w:t>
      </w:r>
      <w:bookmarkEnd w:id="91"/>
    </w:p>
    <w:p w14:paraId="29123FFD" w14:textId="77777777" w:rsidR="002A132C" w:rsidRDefault="002A132C" w:rsidP="002A132C">
      <w:pPr>
        <w:jc w:val="center"/>
        <w:rPr>
          <w:rFonts w:ascii="Times New Roman" w:eastAsia="SimSun" w:hAnsi="Times New Roman"/>
          <w:sz w:val="24"/>
        </w:rPr>
      </w:pPr>
      <w:r w:rsidRPr="002A132C">
        <w:rPr>
          <w:rFonts w:ascii="Times New Roman" w:eastAsia="SimSun" w:hAnsi="Times New Roman"/>
          <w:sz w:val="24"/>
        </w:rPr>
        <w:t>Нормативные требования оценки качества сена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7"/>
        <w:gridCol w:w="1620"/>
        <w:gridCol w:w="1474"/>
        <w:gridCol w:w="1620"/>
      </w:tblGrid>
      <w:tr w:rsidR="002A132C" w:rsidRPr="00D22E83" w14:paraId="43ED7ACF" w14:textId="77777777" w:rsidTr="005F2E0A">
        <w:tc>
          <w:tcPr>
            <w:tcW w:w="4907" w:type="dxa"/>
            <w:vMerge w:val="restar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C2DA075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Наименования показателей</w:t>
            </w:r>
          </w:p>
        </w:tc>
        <w:tc>
          <w:tcPr>
            <w:tcW w:w="4714" w:type="dxa"/>
            <w:gridSpan w:val="3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D717049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Нормы для класса</w:t>
            </w:r>
          </w:p>
        </w:tc>
      </w:tr>
      <w:tr w:rsidR="002A132C" w:rsidRPr="00D22E83" w14:paraId="5EFF5DB0" w14:textId="77777777" w:rsidTr="005F2E0A">
        <w:tc>
          <w:tcPr>
            <w:tcW w:w="4907" w:type="dxa"/>
            <w:vMerge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88D2C52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AEA0674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F06609C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2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2B54405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</w:t>
            </w:r>
          </w:p>
        </w:tc>
      </w:tr>
      <w:tr w:rsidR="002A132C" w:rsidRPr="00D22E83" w14:paraId="426A2784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5BA1C08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Массовая доля сухого вещества, % не менее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FD21262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83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9180B46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83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A7555D2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83</w:t>
            </w:r>
          </w:p>
        </w:tc>
      </w:tr>
      <w:tr w:rsidR="002A132C" w:rsidRPr="00D22E83" w14:paraId="7F49D7D6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D7ABEB4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Массовая доля в сухом веществе сена: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8F2F1BB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B3073F7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CDDAD30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2A132C" w:rsidRPr="00D22E83" w14:paraId="355B0C44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EEA1EEF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сырого протеина, %, не менее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6B189C6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3FF2753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E949669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2A132C" w:rsidRPr="00D22E83" w14:paraId="173B25F8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0F2698B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сеяное бобовое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EC7AEFE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15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D913AA3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13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783680A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10</w:t>
            </w:r>
          </w:p>
        </w:tc>
      </w:tr>
      <w:tr w:rsidR="002A132C" w:rsidRPr="00D22E83" w14:paraId="3CE47C69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32C68DE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сеяное злаковое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9BFFB51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12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5193722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10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364CBA0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</w:t>
            </w:r>
          </w:p>
        </w:tc>
      </w:tr>
      <w:tr w:rsidR="002A132C" w:rsidRPr="00D22E83" w14:paraId="138ABCFD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485A655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сеяное бобово-злаковое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64ACAB8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13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E4FC564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11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5547149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9</w:t>
            </w:r>
          </w:p>
        </w:tc>
      </w:tr>
      <w:tr w:rsidR="002A132C" w:rsidRPr="00D22E83" w14:paraId="1AF8E630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C80E39E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естественных сенокосов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7A8F699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11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8090905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9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DAC02ED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7</w:t>
            </w:r>
          </w:p>
        </w:tc>
      </w:tr>
      <w:tr w:rsidR="002A132C" w:rsidRPr="00D22E83" w14:paraId="2F6DD451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9A379BB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сырой клетчатки, %, не более: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F81E0E9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49E2CA6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323CCA0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2A132C" w:rsidRPr="00D22E83" w14:paraId="77D81031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376F820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сеяное бобовое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619AF28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30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261489B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32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92B2931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34</w:t>
            </w:r>
          </w:p>
        </w:tc>
      </w:tr>
      <w:tr w:rsidR="002A132C" w:rsidRPr="00D22E83" w14:paraId="3626E0E1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6F22E5F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сеяное злаковое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3E9D50C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32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C9EDB5E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34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5526CDB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36</w:t>
            </w:r>
          </w:p>
        </w:tc>
      </w:tr>
      <w:tr w:rsidR="002A132C" w:rsidRPr="00D22E83" w14:paraId="23E25993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C8DF0FB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сеяное бобово-злаковое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C628D79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31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BDA2EF4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33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C4811DE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35</w:t>
            </w:r>
          </w:p>
        </w:tc>
      </w:tr>
      <w:tr w:rsidR="002A132C" w:rsidRPr="00D22E83" w14:paraId="02FB9D83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D9333D8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естественных сенокосов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338BE55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32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2EAAD0D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34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FFDB453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36</w:t>
            </w:r>
          </w:p>
        </w:tc>
      </w:tr>
      <w:tr w:rsidR="002A132C" w:rsidRPr="00D22E83" w14:paraId="2D8F0CEE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9D65767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Сырой золы, %, не более: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EE3AF5B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10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FCB3BF1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11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2C7943F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12</w:t>
            </w:r>
          </w:p>
        </w:tc>
      </w:tr>
      <w:tr w:rsidR="002A132C" w:rsidRPr="00D22E83" w14:paraId="0C72F4F3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3EFCA58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Питательность 1 кг сухого вещества сена: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132818B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9A0505F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637F9B1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2A132C" w:rsidRPr="00D22E83" w14:paraId="44F0FD2C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12BD0D1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обменной энергии, мДж/кг, не менее: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8F6A0CA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8834E6F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064C546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2A132C" w:rsidRPr="00D22E83" w14:paraId="664E93C7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C2D6CA7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сеяное бобовое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5AE438C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9,0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9621585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8,7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2E069FB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8,4</w:t>
            </w:r>
          </w:p>
        </w:tc>
      </w:tr>
      <w:tr w:rsidR="002A132C" w:rsidRPr="00D22E83" w14:paraId="332078BE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F883213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сеяное злаковое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6F5FB9C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8,7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5C2817D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8,4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1EE6EE2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8,1</w:t>
            </w:r>
          </w:p>
        </w:tc>
      </w:tr>
      <w:tr w:rsidR="002A132C" w:rsidRPr="00D22E83" w14:paraId="229B6B94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FC4E40B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сеяное бобово-злаковое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F6D74BB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8,8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523F1CA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8,5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EFFB3A4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8,2</w:t>
            </w:r>
          </w:p>
        </w:tc>
      </w:tr>
      <w:tr w:rsidR="002A132C" w:rsidRPr="00D22E83" w14:paraId="7D5C791A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F7ACDCE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естественных сенокосов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53624C9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8,7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92E21C3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8,4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9D22183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8,1</w:t>
            </w:r>
          </w:p>
        </w:tc>
      </w:tr>
      <w:tr w:rsidR="002A132C" w:rsidRPr="00D22E83" w14:paraId="2C10E534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F9EC478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Кормовых единиц, кг/кг, не менее: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8E40A54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F6D3773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BF4DEB6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2A132C" w:rsidRPr="00D22E83" w14:paraId="2A5F00AE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F35C3C0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сеяное бобовое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CA357A4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0,65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16625F0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0,61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6CA4FAA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0,57</w:t>
            </w:r>
          </w:p>
        </w:tc>
      </w:tr>
      <w:tr w:rsidR="002A132C" w:rsidRPr="00D22E83" w14:paraId="5D9CC70A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9A9D779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сеяное злаковое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3BC02A4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0,61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EBE2491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0,57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5F8DCA75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0,53</w:t>
            </w:r>
          </w:p>
        </w:tc>
      </w:tr>
      <w:tr w:rsidR="002A132C" w:rsidRPr="00D22E83" w14:paraId="21DFC31B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28CB0FC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сеяное бобово-злаковое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A6E9208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0,62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EE5189F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0,58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5EE4BD4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0,54</w:t>
            </w:r>
          </w:p>
        </w:tc>
      </w:tr>
      <w:tr w:rsidR="002A132C" w:rsidRPr="00D22E83" w14:paraId="0FC7DF4E" w14:textId="77777777" w:rsidTr="005F2E0A">
        <w:tc>
          <w:tcPr>
            <w:tcW w:w="4907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204CBA67" w14:textId="77777777" w:rsidR="002A132C" w:rsidRPr="00C277D7" w:rsidRDefault="002A132C" w:rsidP="005F2E0A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естественных сенокосов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3A97C1DB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0,61</w:t>
            </w:r>
          </w:p>
        </w:tc>
        <w:tc>
          <w:tcPr>
            <w:tcW w:w="147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6AF4D07D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0,57</w:t>
            </w:r>
          </w:p>
        </w:tc>
        <w:tc>
          <w:tcPr>
            <w:tcW w:w="1620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CEF34C2" w14:textId="77777777" w:rsidR="002A132C" w:rsidRPr="00C277D7" w:rsidRDefault="002A132C" w:rsidP="005F2E0A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0,53</w:t>
            </w:r>
          </w:p>
        </w:tc>
      </w:tr>
    </w:tbl>
    <w:p w14:paraId="66F4A39A" w14:textId="77777777" w:rsidR="002A132C" w:rsidRDefault="002A132C" w:rsidP="002A132C">
      <w:pPr>
        <w:jc w:val="center"/>
        <w:rPr>
          <w:rFonts w:ascii="Times New Roman" w:eastAsia="SimSun" w:hAnsi="Times New Roman"/>
          <w:sz w:val="24"/>
        </w:rPr>
      </w:pPr>
    </w:p>
    <w:p w14:paraId="60F36897" w14:textId="77777777" w:rsidR="002A132C" w:rsidRDefault="002A132C" w:rsidP="002A132C">
      <w:pPr>
        <w:jc w:val="center"/>
        <w:rPr>
          <w:rFonts w:ascii="Times New Roman" w:eastAsia="SimSun" w:hAnsi="Times New Roman"/>
          <w:sz w:val="24"/>
        </w:rPr>
      </w:pPr>
    </w:p>
    <w:p w14:paraId="5F8E50A1" w14:textId="0376003A" w:rsidR="002A132C" w:rsidRDefault="002A132C" w:rsidP="002A132C">
      <w:pPr>
        <w:jc w:val="center"/>
        <w:rPr>
          <w:rFonts w:ascii="Times New Roman" w:eastAsia="SimSun" w:hAnsi="Times New Roman"/>
          <w:sz w:val="24"/>
        </w:rPr>
      </w:pPr>
      <w:r w:rsidRPr="002A132C">
        <w:rPr>
          <w:rFonts w:ascii="Times New Roman" w:eastAsia="SimSun" w:hAnsi="Times New Roman"/>
          <w:sz w:val="24"/>
        </w:rPr>
        <w:t xml:space="preserve">Нормативные требования оценки качества </w:t>
      </w:r>
      <w:r>
        <w:rPr>
          <w:rFonts w:ascii="Times New Roman" w:eastAsia="SimSun" w:hAnsi="Times New Roman"/>
          <w:sz w:val="24"/>
        </w:rPr>
        <w:t>соломы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1134"/>
        <w:gridCol w:w="1418"/>
        <w:gridCol w:w="1559"/>
        <w:gridCol w:w="1030"/>
        <w:gridCol w:w="1664"/>
        <w:gridCol w:w="1059"/>
      </w:tblGrid>
      <w:tr w:rsidR="00DD6791" w:rsidRPr="00727E14" w14:paraId="120491DD" w14:textId="77777777" w:rsidTr="00205277">
        <w:tc>
          <w:tcPr>
            <w:tcW w:w="169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362ACDF" w14:textId="77777777" w:rsidR="00DD6791" w:rsidRPr="00C277D7" w:rsidRDefault="00DD6791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Наименовани</w:t>
            </w:r>
            <w:r>
              <w:rPr>
                <w:rFonts w:ascii="Times New Roman" w:hAnsi="Times New Roman"/>
                <w:color w:val="auto"/>
                <w:sz w:val="22"/>
                <w:szCs w:val="22"/>
              </w:rPr>
              <w:t>е</w:t>
            </w: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 кормов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B8EA02E" w14:textId="77777777" w:rsidR="00DD6791" w:rsidRPr="00C277D7" w:rsidRDefault="00DD6791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Сухое вещество, %</w:t>
            </w:r>
          </w:p>
        </w:tc>
        <w:tc>
          <w:tcPr>
            <w:tcW w:w="6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9A3F541" w14:textId="77777777" w:rsidR="00DD6791" w:rsidRPr="00C277D7" w:rsidRDefault="00DD6791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Нормы содержания питательных веществ и энергии в сухом веществе</w:t>
            </w:r>
          </w:p>
        </w:tc>
      </w:tr>
      <w:tr w:rsidR="00DD6791" w:rsidRPr="00727E14" w14:paraId="4FF5872B" w14:textId="77777777" w:rsidTr="00DD6791">
        <w:tc>
          <w:tcPr>
            <w:tcW w:w="169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45C7731" w14:textId="77777777" w:rsidR="00DD6791" w:rsidRPr="00C277D7" w:rsidRDefault="00DD6791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A557D92" w14:textId="77777777" w:rsidR="00DD6791" w:rsidRPr="00C277D7" w:rsidRDefault="00DD6791" w:rsidP="00205277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CBF4406" w14:textId="77777777" w:rsidR="00DD6791" w:rsidRPr="00C277D7" w:rsidRDefault="00DD6791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Сырой </w:t>
            </w:r>
            <w:r>
              <w:rPr>
                <w:rFonts w:ascii="Times New Roman" w:hAnsi="Times New Roman"/>
                <w:color w:val="auto"/>
                <w:sz w:val="22"/>
                <w:szCs w:val="22"/>
              </w:rPr>
              <w:br/>
            </w: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протеин, %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0A168EF" w14:textId="77777777" w:rsidR="00DD6791" w:rsidRPr="00C277D7" w:rsidRDefault="00DD6791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Сырая </w:t>
            </w:r>
            <w:r>
              <w:rPr>
                <w:rFonts w:ascii="Times New Roman" w:hAnsi="Times New Roman"/>
                <w:color w:val="auto"/>
                <w:sz w:val="22"/>
                <w:szCs w:val="22"/>
              </w:rPr>
              <w:br/>
            </w: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клетчатка, %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B4348A2" w14:textId="77777777" w:rsidR="00DD6791" w:rsidRPr="00C277D7" w:rsidRDefault="00DD6791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Сырая зола, %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F461DFA" w14:textId="77777777" w:rsidR="00DD6791" w:rsidRPr="00C277D7" w:rsidRDefault="00DD6791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Обменная энергия, мДж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FF909B0" w14:textId="77777777" w:rsidR="00DD6791" w:rsidRPr="00C277D7" w:rsidRDefault="00DD6791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Корм. ед., кг,</w:t>
            </w:r>
          </w:p>
        </w:tc>
      </w:tr>
      <w:tr w:rsidR="00DD6791" w:rsidRPr="00D22E83" w14:paraId="20CDAB07" w14:textId="77777777" w:rsidTr="00DD6791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94F5B7C" w14:textId="77777777" w:rsidR="00DD6791" w:rsidRPr="00C277D7" w:rsidRDefault="00DD6791" w:rsidP="00205277">
            <w:pPr>
              <w:suppressAutoHyphens w:val="0"/>
              <w:spacing w:after="0"/>
              <w:ind w:left="0"/>
              <w:jc w:val="left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Солома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47555E1" w14:textId="77777777" w:rsidR="00DD6791" w:rsidRPr="00C277D7" w:rsidRDefault="00DD6791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83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46C4432" w14:textId="77777777" w:rsidR="00DD6791" w:rsidRPr="00C277D7" w:rsidRDefault="00DD6791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881197D" w14:textId="77777777" w:rsidR="00DD6791" w:rsidRPr="00C277D7" w:rsidRDefault="00DD6791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40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BBBBCD6" w14:textId="77777777" w:rsidR="00DD6791" w:rsidRPr="00C277D7" w:rsidRDefault="00DD6791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12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C480AED" w14:textId="77777777" w:rsidR="00DD6791" w:rsidRPr="00C277D7" w:rsidRDefault="00DD6791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6,8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2D7EDE1" w14:textId="77777777" w:rsidR="00DD6791" w:rsidRPr="00C277D7" w:rsidRDefault="00DD6791" w:rsidP="00205277">
            <w:pPr>
              <w:suppressAutoHyphens w:val="0"/>
              <w:spacing w:after="0"/>
              <w:ind w:left="0"/>
              <w:jc w:val="center"/>
              <w:textAlignment w:val="baseline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C277D7">
              <w:rPr>
                <w:rFonts w:ascii="Times New Roman" w:hAnsi="Times New Roman"/>
                <w:color w:val="auto"/>
                <w:sz w:val="22"/>
                <w:szCs w:val="22"/>
              </w:rPr>
              <w:t>0,37</w:t>
            </w:r>
          </w:p>
        </w:tc>
      </w:tr>
    </w:tbl>
    <w:p w14:paraId="1AA9EE9C" w14:textId="77777777" w:rsidR="008B560E" w:rsidRPr="004F2ED2" w:rsidRDefault="008B560E" w:rsidP="00740C94">
      <w:pPr>
        <w:pStyle w:val="2"/>
        <w:numPr>
          <w:ilvl w:val="0"/>
          <w:numId w:val="0"/>
        </w:numPr>
        <w:spacing w:line="360" w:lineRule="auto"/>
        <w:ind w:left="720" w:hanging="720"/>
        <w:rPr>
          <w:rFonts w:ascii="Times New Roman" w:eastAsia="SimSun" w:hAnsi="Times New Roman"/>
          <w:bCs/>
          <w:sz w:val="24"/>
        </w:rPr>
      </w:pPr>
    </w:p>
    <w:sectPr w:rsidR="008B560E" w:rsidRPr="004F2ED2" w:rsidSect="00E61F20">
      <w:pgSz w:w="11906" w:h="16838"/>
      <w:pgMar w:top="1026" w:right="851" w:bottom="1134" w:left="1418" w:header="737" w:footer="0" w:gutter="0"/>
      <w:cols w:space="720"/>
      <w:formProt w:val="0"/>
      <w:docGrid w:linePitch="360" w:charSpace="98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15327" w14:textId="77777777" w:rsidR="00A62D6E" w:rsidRDefault="00A62D6E">
      <w:pPr>
        <w:spacing w:after="0"/>
      </w:pPr>
      <w:r>
        <w:separator/>
      </w:r>
    </w:p>
  </w:endnote>
  <w:endnote w:type="continuationSeparator" w:id="0">
    <w:p w14:paraId="77982423" w14:textId="77777777" w:rsidR="00A62D6E" w:rsidRDefault="00A62D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Sitka Text Semibold"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FBC90" w14:textId="5B481106" w:rsidR="00CA2237" w:rsidRDefault="00E4777A">
    <w:pPr>
      <w:pStyle w:val="af3"/>
      <w:rPr>
        <w:sz w:val="16"/>
        <w:szCs w:val="22"/>
      </w:rPr>
    </w:pPr>
    <w:r>
      <w:t xml:space="preserve">Артамонов В. Ю. </w:t>
    </w:r>
    <w:hyperlink r:id="rId1" w:history="1">
      <w:r w:rsidRPr="00E12101">
        <w:rPr>
          <w:rStyle w:val="a4"/>
        </w:rPr>
        <w:t>v.artamonov@agroconcern.ru</w:t>
      </w:r>
    </w:hyperlink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C8ECA" w14:textId="77777777" w:rsidR="00352C35" w:rsidRPr="001A0BAB" w:rsidRDefault="00352C35" w:rsidP="00352C35">
    <w:pPr>
      <w:pStyle w:val="af3"/>
      <w:spacing w:line="600" w:lineRule="auto"/>
      <w:rPr>
        <w:i/>
        <w:iCs/>
        <w:sz w:val="16"/>
        <w:szCs w:val="22"/>
      </w:rPr>
    </w:pPr>
    <w:r>
      <w:t xml:space="preserve">Исполнитель: В. Желомский </w:t>
    </w:r>
    <w:r>
      <w:rPr>
        <w:lang w:val="en-US"/>
      </w:rPr>
      <w:t>v</w:t>
    </w:r>
    <w:r w:rsidRPr="001A0BAB">
      <w:t>.</w:t>
    </w:r>
    <w:proofErr w:type="spellStart"/>
    <w:r>
      <w:rPr>
        <w:lang w:val="en-US"/>
      </w:rPr>
      <w:t>zhelomskij</w:t>
    </w:r>
    <w:proofErr w:type="spellEnd"/>
    <w:r w:rsidRPr="001A0BAB">
      <w:t>@</w:t>
    </w:r>
    <w:proofErr w:type="spellStart"/>
    <w:r>
      <w:rPr>
        <w:lang w:val="en-US"/>
      </w:rPr>
      <w:t>agroconcern</w:t>
    </w:r>
    <w:proofErr w:type="spellEnd"/>
    <w:r w:rsidRPr="001A0BAB">
      <w:t>.</w:t>
    </w:r>
    <w:proofErr w:type="spellStart"/>
    <w:r>
      <w:rPr>
        <w:lang w:val="en-US"/>
      </w:rPr>
      <w:t>ru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DDDFD" w14:textId="77777777" w:rsidR="00CA2237" w:rsidRDefault="00CA22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C04C1" w14:textId="77777777" w:rsidR="00A62D6E" w:rsidRDefault="00A62D6E">
      <w:pPr>
        <w:spacing w:after="0"/>
      </w:pPr>
      <w:r>
        <w:separator/>
      </w:r>
    </w:p>
  </w:footnote>
  <w:footnote w:type="continuationSeparator" w:id="0">
    <w:p w14:paraId="540306A5" w14:textId="77777777" w:rsidR="00A62D6E" w:rsidRDefault="00A62D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CA2237" w14:paraId="56133E9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7E06630F" w14:textId="511C007C" w:rsidR="00CA2237" w:rsidRPr="00A926BC" w:rsidRDefault="00A926BC" w:rsidP="00A926BC">
          <w:pPr>
            <w:pStyle w:val="afff8"/>
            <w:rPr>
              <w:b w:val="0"/>
            </w:rPr>
          </w:pPr>
          <w:r>
            <w:rPr>
              <w:b w:val="0"/>
            </w:rPr>
            <w:t>Р</w:t>
          </w:r>
          <w:r w:rsidRPr="00A926BC">
            <w:rPr>
              <w:b w:val="0"/>
            </w:rPr>
            <w:t>егламент по приемке и хранению сахарной свеклы</w:t>
          </w:r>
        </w:p>
      </w:tc>
    </w:tr>
    <w:tr w:rsidR="00CA2237" w14:paraId="36C2BD10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B5528B5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D077947" w14:textId="77777777" w:rsidR="00CA2237" w:rsidRDefault="00CA2237">
          <w:pPr>
            <w:widowControl w:val="0"/>
            <w:spacing w:after="0"/>
            <w:ind w:left="0"/>
            <w:jc w:val="left"/>
          </w:pPr>
          <w:bookmarkStart w:id="1" w:name="__Fieldmark__15105_2027913035"/>
          <w:bookmarkEnd w:id="1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2C4643F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3469B5B" w14:textId="77777777" w:rsidR="00CA2237" w:rsidRDefault="00CA2237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7DBE1D5" w14:textId="77777777" w:rsidR="00CA2237" w:rsidRDefault="00CA2237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CA2237" w14:paraId="364FC2E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B8206E8" w14:textId="36DA2FB8" w:rsidR="00CA2237" w:rsidRPr="00167ECC" w:rsidRDefault="00167ECC" w:rsidP="00167ECC">
          <w:pPr>
            <w:pStyle w:val="afff8"/>
            <w:rPr>
              <w:b w:val="0"/>
            </w:rPr>
          </w:pPr>
          <w:r w:rsidRPr="00167ECC">
            <w:rPr>
              <w:b w:val="0"/>
            </w:rPr>
            <w:t xml:space="preserve">Регламент </w:t>
          </w:r>
          <w:r w:rsidR="001449C0">
            <w:rPr>
              <w:b w:val="0"/>
            </w:rPr>
            <w:t>заготовки</w:t>
          </w:r>
          <w:r w:rsidR="000B092D">
            <w:rPr>
              <w:b w:val="0"/>
            </w:rPr>
            <w:t xml:space="preserve"> и хранения </w:t>
          </w:r>
          <w:r w:rsidR="006A61F5">
            <w:rPr>
              <w:b w:val="0"/>
            </w:rPr>
            <w:t>грубых</w:t>
          </w:r>
          <w:r w:rsidR="000B092D">
            <w:rPr>
              <w:b w:val="0"/>
            </w:rPr>
            <w:t xml:space="preserve"> и сочных кормов</w:t>
          </w:r>
        </w:p>
      </w:tc>
    </w:tr>
    <w:tr w:rsidR="00CA2237" w14:paraId="12128C37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CF502D8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E7AD3A9" w14:textId="77777777" w:rsidR="00CA2237" w:rsidRDefault="00CA2237">
          <w:pPr>
            <w:widowControl w:val="0"/>
            <w:spacing w:after="0"/>
            <w:ind w:left="0"/>
            <w:jc w:val="left"/>
          </w:pPr>
          <w:bookmarkStart w:id="6" w:name="__Fieldmark__15105_2027913035_Копия_3"/>
          <w:bookmarkEnd w:id="6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916E744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EB2F29E" w14:textId="77777777" w:rsidR="00CA2237" w:rsidRDefault="00CA2237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C99D446" w14:textId="77777777" w:rsidR="00CA2237" w:rsidRDefault="00CA2237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D2F02" w14:textId="77777777" w:rsidR="00CA2237" w:rsidRDefault="00CA223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A1B"/>
    <w:multiLevelType w:val="multilevel"/>
    <w:tmpl w:val="2EAAAF1C"/>
    <w:lvl w:ilvl="0">
      <w:start w:val="1"/>
      <w:numFmt w:val="bullet"/>
      <w:pStyle w:val="m"/>
      <w:lvlText w:val=""/>
      <w:lvlJc w:val="left"/>
      <w:pPr>
        <w:tabs>
          <w:tab w:val="num" w:pos="680"/>
        </w:tabs>
        <w:ind w:left="680" w:hanging="396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FE4D74"/>
    <w:multiLevelType w:val="hybridMultilevel"/>
    <w:tmpl w:val="2CCAB51C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96359B8"/>
    <w:multiLevelType w:val="hybridMultilevel"/>
    <w:tmpl w:val="6CE4F8B2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9BD50D4"/>
    <w:multiLevelType w:val="multilevel"/>
    <w:tmpl w:val="4C3050E2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4" w15:restartNumberingAfterBreak="0">
    <w:nsid w:val="0FF26C97"/>
    <w:multiLevelType w:val="hybridMultilevel"/>
    <w:tmpl w:val="38D49CDA"/>
    <w:lvl w:ilvl="0" w:tplc="7CA8A0CA">
      <w:start w:val="1"/>
      <w:numFmt w:val="bullet"/>
      <w:lvlText w:val="˗"/>
      <w:lvlJc w:val="left"/>
      <w:pPr>
        <w:ind w:left="135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5" w15:restartNumberingAfterBreak="0">
    <w:nsid w:val="10525D75"/>
    <w:multiLevelType w:val="multilevel"/>
    <w:tmpl w:val="4828B04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6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1872" w:hanging="720"/>
      </w:pPr>
      <w:rPr>
        <w:rFonts w:ascii="Tempus Sans ITC" w:hAnsi="Tempus Sans ITC" w:hint="default"/>
        <w:color w:val="auto"/>
        <w:sz w:val="16"/>
      </w:rPr>
    </w:lvl>
    <w:lvl w:ilvl="3">
      <w:start w:val="1"/>
      <w:numFmt w:val="decimal"/>
      <w:lvlText w:val="%1.%2.%3.%4.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6" w15:restartNumberingAfterBreak="0">
    <w:nsid w:val="11146E0E"/>
    <w:multiLevelType w:val="hybridMultilevel"/>
    <w:tmpl w:val="B096F442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2A274AC"/>
    <w:multiLevelType w:val="multilevel"/>
    <w:tmpl w:val="63A4DF7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8" w15:restartNumberingAfterBreak="0">
    <w:nsid w:val="1B000D30"/>
    <w:multiLevelType w:val="hybridMultilevel"/>
    <w:tmpl w:val="5E5EAD62"/>
    <w:lvl w:ilvl="0" w:tplc="1BC6E42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4C424FA"/>
    <w:multiLevelType w:val="hybridMultilevel"/>
    <w:tmpl w:val="76AE89AC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79954B7"/>
    <w:multiLevelType w:val="hybridMultilevel"/>
    <w:tmpl w:val="6D7A616A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A5C3C52"/>
    <w:multiLevelType w:val="multilevel"/>
    <w:tmpl w:val="D62E3A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55" w:hanging="720"/>
      </w:pPr>
      <w:rPr>
        <w:rFonts w:hint="default"/>
        <w:strike w:val="0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12" w15:restartNumberingAfterBreak="0">
    <w:nsid w:val="31293AC2"/>
    <w:multiLevelType w:val="multilevel"/>
    <w:tmpl w:val="BBFE705C"/>
    <w:lvl w:ilvl="0">
      <w:start w:val="1"/>
      <w:numFmt w:val="decimal"/>
      <w:lvlText w:val="%1."/>
      <w:lvlJc w:val="left"/>
      <w:pPr>
        <w:ind w:left="540" w:hanging="54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Times New Roman" w:hint="default"/>
      </w:rPr>
    </w:lvl>
  </w:abstractNum>
  <w:abstractNum w:abstractNumId="13" w15:restartNumberingAfterBreak="0">
    <w:nsid w:val="33894B58"/>
    <w:multiLevelType w:val="hybridMultilevel"/>
    <w:tmpl w:val="6B784C7A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3A62588"/>
    <w:multiLevelType w:val="hybridMultilevel"/>
    <w:tmpl w:val="2ECCB8B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49B4DC5"/>
    <w:multiLevelType w:val="multilevel"/>
    <w:tmpl w:val="140C5328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0"/>
        </w:tabs>
        <w:ind w:left="576" w:hanging="576"/>
      </w:pPr>
      <w:rPr>
        <w:rFonts w:hint="default"/>
        <w:b/>
        <w:bCs/>
      </w:rPr>
    </w:lvl>
    <w:lvl w:ilvl="2">
      <w:start w:val="1"/>
      <w:numFmt w:val="decimal"/>
      <w:pStyle w:val="2"/>
      <w:lvlText w:val="%1.%2.%3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  <w:b w:val="0"/>
        <w:bCs w:val="0"/>
        <w:sz w:val="24"/>
        <w:szCs w:val="24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3"/>
      <w:lvlText w:val="%1.%2.%3.%4"/>
      <w:lvlJc w:val="left"/>
      <w:pPr>
        <w:tabs>
          <w:tab w:val="num" w:pos="0"/>
        </w:tabs>
        <w:ind w:left="1148" w:hanging="864"/>
      </w:pPr>
      <w:rPr>
        <w:rFonts w:ascii="Times New Roman" w:hAnsi="Times New Roman" w:cs="Times New Roman" w:hint="default"/>
        <w:b w:val="0"/>
        <w:bCs w:val="0"/>
        <w:i w:val="0"/>
        <w:iCs/>
        <w:sz w:val="24"/>
        <w:szCs w:val="24"/>
      </w:rPr>
    </w:lvl>
    <w:lvl w:ilvl="4">
      <w:start w:val="1"/>
      <w:numFmt w:val="decimal"/>
      <w:lvlText w:val="%5.%1.%2.%3.%4"/>
      <w:lvlJc w:val="left"/>
      <w:pPr>
        <w:tabs>
          <w:tab w:val="num" w:pos="0"/>
        </w:tabs>
        <w:ind w:left="1008" w:hanging="1008"/>
      </w:pPr>
      <w:rPr>
        <w:b w:val="0"/>
        <w:bCs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6" w15:restartNumberingAfterBreak="0">
    <w:nsid w:val="37D3504C"/>
    <w:multiLevelType w:val="hybridMultilevel"/>
    <w:tmpl w:val="5E147FD0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8C52E23"/>
    <w:multiLevelType w:val="multilevel"/>
    <w:tmpl w:val="4CA00E52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b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3C5B1DC1"/>
    <w:multiLevelType w:val="hybridMultilevel"/>
    <w:tmpl w:val="6660F432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DE711DD"/>
    <w:multiLevelType w:val="hybridMultilevel"/>
    <w:tmpl w:val="1D661AD2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F0F699E"/>
    <w:multiLevelType w:val="hybridMultilevel"/>
    <w:tmpl w:val="4E04560C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0072111"/>
    <w:multiLevelType w:val="hybridMultilevel"/>
    <w:tmpl w:val="981280BC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2BE4374"/>
    <w:multiLevelType w:val="multilevel"/>
    <w:tmpl w:val="020CEC0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6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1872" w:hanging="720"/>
      </w:pPr>
      <w:rPr>
        <w:rFonts w:ascii="Tempus Sans ITC" w:hAnsi="Tempus Sans ITC" w:hint="default"/>
        <w:color w:val="auto"/>
        <w:sz w:val="16"/>
      </w:rPr>
    </w:lvl>
    <w:lvl w:ilvl="3">
      <w:start w:val="1"/>
      <w:numFmt w:val="decimal"/>
      <w:lvlText w:val="%1.%2.%3.%4.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23" w15:restartNumberingAfterBreak="0">
    <w:nsid w:val="4A0C79A7"/>
    <w:multiLevelType w:val="hybridMultilevel"/>
    <w:tmpl w:val="8B942BF8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B84556B"/>
    <w:multiLevelType w:val="multilevel"/>
    <w:tmpl w:val="63A4DF7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5" w15:restartNumberingAfterBreak="0">
    <w:nsid w:val="4C791218"/>
    <w:multiLevelType w:val="hybridMultilevel"/>
    <w:tmpl w:val="84A40918"/>
    <w:lvl w:ilvl="0" w:tplc="5388EB86">
      <w:start w:val="1"/>
      <w:numFmt w:val="bullet"/>
      <w:lvlText w:val="-"/>
      <w:lvlJc w:val="left"/>
      <w:pPr>
        <w:ind w:left="164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6" w15:restartNumberingAfterBreak="0">
    <w:nsid w:val="50675346"/>
    <w:multiLevelType w:val="hybridMultilevel"/>
    <w:tmpl w:val="E5B889F6"/>
    <w:lvl w:ilvl="0" w:tplc="5388EB86">
      <w:start w:val="1"/>
      <w:numFmt w:val="bullet"/>
      <w:lvlText w:val="-"/>
      <w:lvlJc w:val="left"/>
      <w:pPr>
        <w:ind w:left="164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7" w15:restartNumberingAfterBreak="0">
    <w:nsid w:val="524900A3"/>
    <w:multiLevelType w:val="hybridMultilevel"/>
    <w:tmpl w:val="2A92A062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46D2F76"/>
    <w:multiLevelType w:val="hybridMultilevel"/>
    <w:tmpl w:val="EDEC14D6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8AA3060"/>
    <w:multiLevelType w:val="hybridMultilevel"/>
    <w:tmpl w:val="42FAFBBC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D61125A"/>
    <w:multiLevelType w:val="multilevel"/>
    <w:tmpl w:val="56126608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48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24" w:hanging="1800"/>
      </w:pPr>
      <w:rPr>
        <w:rFonts w:hint="default"/>
      </w:rPr>
    </w:lvl>
  </w:abstractNum>
  <w:abstractNum w:abstractNumId="31" w15:restartNumberingAfterBreak="0">
    <w:nsid w:val="5F2971F4"/>
    <w:multiLevelType w:val="hybridMultilevel"/>
    <w:tmpl w:val="4712001C"/>
    <w:lvl w:ilvl="0" w:tplc="FB2453C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1387413"/>
    <w:multiLevelType w:val="multilevel"/>
    <w:tmpl w:val="A828B804"/>
    <w:lvl w:ilvl="0">
      <w:start w:val="2"/>
      <w:numFmt w:val="decimal"/>
      <w:lvlText w:val="%1."/>
      <w:lvlJc w:val="left"/>
      <w:pPr>
        <w:ind w:left="79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0" w:hanging="720"/>
      </w:pPr>
      <w:rPr>
        <w:rFonts w:ascii="Times New Roman" w:hAnsi="Times New Roman" w:cs="Times New Roman" w:hint="default"/>
        <w:strike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24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8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0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84" w:hanging="1800"/>
      </w:pPr>
      <w:rPr>
        <w:rFonts w:hint="default"/>
      </w:rPr>
    </w:lvl>
  </w:abstractNum>
  <w:abstractNum w:abstractNumId="33" w15:restartNumberingAfterBreak="0">
    <w:nsid w:val="615A7230"/>
    <w:multiLevelType w:val="hybridMultilevel"/>
    <w:tmpl w:val="E66EC0DC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3F44374"/>
    <w:multiLevelType w:val="hybridMultilevel"/>
    <w:tmpl w:val="4CE41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9F3727"/>
    <w:multiLevelType w:val="multilevel"/>
    <w:tmpl w:val="191E06DA"/>
    <w:lvl w:ilvl="0">
      <w:start w:val="1"/>
      <w:numFmt w:val="bullet"/>
      <w:lvlText w:val="-"/>
      <w:lvlJc w:val="left"/>
      <w:pPr>
        <w:ind w:left="360" w:hanging="360"/>
      </w:pPr>
      <w:rPr>
        <w:rFonts w:ascii="Sitka Text Semibold" w:hAnsi="Sitka Text Semibold" w:hint="default"/>
      </w:rPr>
    </w:lvl>
    <w:lvl w:ilvl="1">
      <w:start w:val="1"/>
      <w:numFmt w:val="decimal"/>
      <w:lvlText w:val="%1.%2.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36" w15:restartNumberingAfterBreak="0">
    <w:nsid w:val="6BEF7C7F"/>
    <w:multiLevelType w:val="multilevel"/>
    <w:tmpl w:val="64881AC2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37" w15:restartNumberingAfterBreak="0">
    <w:nsid w:val="6DB868EB"/>
    <w:multiLevelType w:val="hybridMultilevel"/>
    <w:tmpl w:val="B2C4948C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EA862EF"/>
    <w:multiLevelType w:val="multilevel"/>
    <w:tmpl w:val="513A84F0"/>
    <w:lvl w:ilvl="0">
      <w:start w:val="7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pStyle w:val="-"/>
      <w:lvlText w:val="%1.%2"/>
      <w:lvlJc w:val="left"/>
      <w:pPr>
        <w:tabs>
          <w:tab w:val="num" w:pos="1080"/>
        </w:tabs>
        <w:ind w:left="792" w:hanging="432"/>
      </w:pPr>
      <w:rPr>
        <w:rFonts w:ascii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pStyle w:val="-2"/>
      <w:lvlText w:val="%1.%2.%3"/>
      <w:lvlJc w:val="left"/>
      <w:pPr>
        <w:tabs>
          <w:tab w:val="num" w:pos="900"/>
        </w:tabs>
        <w:ind w:left="684" w:hanging="504"/>
      </w:pPr>
      <w:rPr>
        <w:b/>
        <w:i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9" w15:restartNumberingAfterBreak="0">
    <w:nsid w:val="6F3F21E3"/>
    <w:multiLevelType w:val="multilevel"/>
    <w:tmpl w:val="6700ED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6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1872" w:hanging="720"/>
      </w:pPr>
      <w:rPr>
        <w:rFonts w:ascii="Sitka Text Semibold" w:hAnsi="Sitka Text Semibold" w:hint="default"/>
      </w:rPr>
    </w:lvl>
    <w:lvl w:ilvl="3">
      <w:start w:val="1"/>
      <w:numFmt w:val="decimal"/>
      <w:lvlText w:val="%1.%2.%3.%4.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40" w15:restartNumberingAfterBreak="0">
    <w:nsid w:val="750B7DFE"/>
    <w:multiLevelType w:val="multilevel"/>
    <w:tmpl w:val="9E3277D0"/>
    <w:lvl w:ilvl="0">
      <w:start w:val="2"/>
      <w:numFmt w:val="decimal"/>
      <w:lvlText w:val="%1."/>
      <w:lvlJc w:val="left"/>
      <w:pPr>
        <w:ind w:left="540" w:hanging="540"/>
      </w:pPr>
      <w:rPr>
        <w:rFonts w:eastAsia="SimSun" w:hint="default"/>
      </w:rPr>
    </w:lvl>
    <w:lvl w:ilvl="1">
      <w:start w:val="2"/>
      <w:numFmt w:val="decimal"/>
      <w:lvlText w:val="%1.%2."/>
      <w:lvlJc w:val="left"/>
      <w:pPr>
        <w:ind w:left="823" w:hanging="540"/>
      </w:pPr>
      <w:rPr>
        <w:rFonts w:eastAsia="SimSun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SimSun"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SimSu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SimSu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SimSu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SimSu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SimSu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SimSun" w:hint="default"/>
      </w:rPr>
    </w:lvl>
  </w:abstractNum>
  <w:abstractNum w:abstractNumId="41" w15:restartNumberingAfterBreak="0">
    <w:nsid w:val="7C3A7F95"/>
    <w:multiLevelType w:val="hybridMultilevel"/>
    <w:tmpl w:val="8C482A8E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17"/>
  </w:num>
  <w:num w:numId="4">
    <w:abstractNumId w:val="38"/>
  </w:num>
  <w:num w:numId="5">
    <w:abstractNumId w:val="6"/>
  </w:num>
  <w:num w:numId="6">
    <w:abstractNumId w:val="11"/>
  </w:num>
  <w:num w:numId="7">
    <w:abstractNumId w:val="12"/>
  </w:num>
  <w:num w:numId="8">
    <w:abstractNumId w:val="40"/>
  </w:num>
  <w:num w:numId="9">
    <w:abstractNumId w:val="29"/>
  </w:num>
  <w:num w:numId="10">
    <w:abstractNumId w:val="4"/>
  </w:num>
  <w:num w:numId="11">
    <w:abstractNumId w:val="16"/>
  </w:num>
  <w:num w:numId="12">
    <w:abstractNumId w:val="28"/>
  </w:num>
  <w:num w:numId="13">
    <w:abstractNumId w:val="23"/>
  </w:num>
  <w:num w:numId="14">
    <w:abstractNumId w:val="37"/>
  </w:num>
  <w:num w:numId="15">
    <w:abstractNumId w:val="9"/>
  </w:num>
  <w:num w:numId="16">
    <w:abstractNumId w:val="18"/>
  </w:num>
  <w:num w:numId="17">
    <w:abstractNumId w:val="27"/>
  </w:num>
  <w:num w:numId="18">
    <w:abstractNumId w:val="20"/>
  </w:num>
  <w:num w:numId="19">
    <w:abstractNumId w:val="3"/>
  </w:num>
  <w:num w:numId="20">
    <w:abstractNumId w:val="1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8"/>
    </w:lvlOverride>
  </w:num>
  <w:num w:numId="21">
    <w:abstractNumId w:val="13"/>
  </w:num>
  <w:num w:numId="22">
    <w:abstractNumId w:val="33"/>
  </w:num>
  <w:num w:numId="23">
    <w:abstractNumId w:val="30"/>
  </w:num>
  <w:num w:numId="24">
    <w:abstractNumId w:val="7"/>
  </w:num>
  <w:num w:numId="25">
    <w:abstractNumId w:val="36"/>
  </w:num>
  <w:num w:numId="26">
    <w:abstractNumId w:val="10"/>
  </w:num>
  <w:num w:numId="27">
    <w:abstractNumId w:val="8"/>
  </w:num>
  <w:num w:numId="28">
    <w:abstractNumId w:val="25"/>
  </w:num>
  <w:num w:numId="29">
    <w:abstractNumId w:val="41"/>
  </w:num>
  <w:num w:numId="30">
    <w:abstractNumId w:val="31"/>
  </w:num>
  <w:num w:numId="31">
    <w:abstractNumId w:val="26"/>
  </w:num>
  <w:num w:numId="32">
    <w:abstractNumId w:val="1"/>
  </w:num>
  <w:num w:numId="33">
    <w:abstractNumId w:val="2"/>
  </w:num>
  <w:num w:numId="34">
    <w:abstractNumId w:val="24"/>
  </w:num>
  <w:num w:numId="35">
    <w:abstractNumId w:val="19"/>
  </w:num>
  <w:num w:numId="36">
    <w:abstractNumId w:val="21"/>
  </w:num>
  <w:num w:numId="37">
    <w:abstractNumId w:val="14"/>
  </w:num>
  <w:num w:numId="38">
    <w:abstractNumId w:val="34"/>
  </w:num>
  <w:num w:numId="39">
    <w:abstractNumId w:val="35"/>
  </w:num>
  <w:num w:numId="40">
    <w:abstractNumId w:val="39"/>
  </w:num>
  <w:num w:numId="41">
    <w:abstractNumId w:val="22"/>
  </w:num>
  <w:num w:numId="42">
    <w:abstractNumId w:val="5"/>
  </w:num>
  <w:num w:numId="43">
    <w:abstractNumId w:val="32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Коновалова Татьяна Владимировна">
    <w15:presenceInfo w15:providerId="AD" w15:userId="S-1-5-21-860333739-168434481-303456381-19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30"/>
    <w:rsid w:val="000004F4"/>
    <w:rsid w:val="00001817"/>
    <w:rsid w:val="0000282D"/>
    <w:rsid w:val="0000784C"/>
    <w:rsid w:val="00011B4A"/>
    <w:rsid w:val="000140E1"/>
    <w:rsid w:val="00014AF0"/>
    <w:rsid w:val="0001506E"/>
    <w:rsid w:val="00015C94"/>
    <w:rsid w:val="00016599"/>
    <w:rsid w:val="00017074"/>
    <w:rsid w:val="000179AE"/>
    <w:rsid w:val="000265DE"/>
    <w:rsid w:val="0003011D"/>
    <w:rsid w:val="00032C13"/>
    <w:rsid w:val="00032D70"/>
    <w:rsid w:val="00035735"/>
    <w:rsid w:val="00040CCA"/>
    <w:rsid w:val="000439B7"/>
    <w:rsid w:val="00043B14"/>
    <w:rsid w:val="00043BC0"/>
    <w:rsid w:val="00044785"/>
    <w:rsid w:val="00044F18"/>
    <w:rsid w:val="00045418"/>
    <w:rsid w:val="00045DDF"/>
    <w:rsid w:val="000530A3"/>
    <w:rsid w:val="000542D2"/>
    <w:rsid w:val="000543E7"/>
    <w:rsid w:val="00054D14"/>
    <w:rsid w:val="000550FC"/>
    <w:rsid w:val="00055C82"/>
    <w:rsid w:val="00055FDE"/>
    <w:rsid w:val="000571BA"/>
    <w:rsid w:val="000576FD"/>
    <w:rsid w:val="00061A55"/>
    <w:rsid w:val="000642C3"/>
    <w:rsid w:val="000649DA"/>
    <w:rsid w:val="00065AA7"/>
    <w:rsid w:val="00066528"/>
    <w:rsid w:val="000666CE"/>
    <w:rsid w:val="00066C29"/>
    <w:rsid w:val="00070BDB"/>
    <w:rsid w:val="00070E8F"/>
    <w:rsid w:val="00071522"/>
    <w:rsid w:val="000716D2"/>
    <w:rsid w:val="00071AAD"/>
    <w:rsid w:val="000751A4"/>
    <w:rsid w:val="000808E8"/>
    <w:rsid w:val="00080A89"/>
    <w:rsid w:val="00081469"/>
    <w:rsid w:val="00081D0E"/>
    <w:rsid w:val="00092232"/>
    <w:rsid w:val="000930CE"/>
    <w:rsid w:val="000960A4"/>
    <w:rsid w:val="00096A88"/>
    <w:rsid w:val="000A3296"/>
    <w:rsid w:val="000A3FCB"/>
    <w:rsid w:val="000A6886"/>
    <w:rsid w:val="000A7132"/>
    <w:rsid w:val="000B04D1"/>
    <w:rsid w:val="000B092D"/>
    <w:rsid w:val="000B1DE5"/>
    <w:rsid w:val="000B2A2C"/>
    <w:rsid w:val="000B4AF6"/>
    <w:rsid w:val="000B691B"/>
    <w:rsid w:val="000C02FB"/>
    <w:rsid w:val="000C4975"/>
    <w:rsid w:val="000C61C2"/>
    <w:rsid w:val="000C6256"/>
    <w:rsid w:val="000C776C"/>
    <w:rsid w:val="000D00D8"/>
    <w:rsid w:val="000D4643"/>
    <w:rsid w:val="000D4EFA"/>
    <w:rsid w:val="000E1808"/>
    <w:rsid w:val="000E55D8"/>
    <w:rsid w:val="000E687A"/>
    <w:rsid w:val="000F0FC5"/>
    <w:rsid w:val="000F1323"/>
    <w:rsid w:val="000F2F32"/>
    <w:rsid w:val="000F554A"/>
    <w:rsid w:val="000F5CD0"/>
    <w:rsid w:val="000F63C5"/>
    <w:rsid w:val="00102584"/>
    <w:rsid w:val="00102CFA"/>
    <w:rsid w:val="00103E28"/>
    <w:rsid w:val="00103F1D"/>
    <w:rsid w:val="00105B71"/>
    <w:rsid w:val="00107439"/>
    <w:rsid w:val="00110723"/>
    <w:rsid w:val="001114AD"/>
    <w:rsid w:val="00111B76"/>
    <w:rsid w:val="001131C0"/>
    <w:rsid w:val="0011596F"/>
    <w:rsid w:val="0011744C"/>
    <w:rsid w:val="00121F93"/>
    <w:rsid w:val="00124E73"/>
    <w:rsid w:val="00125BA1"/>
    <w:rsid w:val="00126EB3"/>
    <w:rsid w:val="00127B04"/>
    <w:rsid w:val="00130520"/>
    <w:rsid w:val="00131693"/>
    <w:rsid w:val="00134CBC"/>
    <w:rsid w:val="0013597D"/>
    <w:rsid w:val="00137AF6"/>
    <w:rsid w:val="00141432"/>
    <w:rsid w:val="0014289E"/>
    <w:rsid w:val="00143044"/>
    <w:rsid w:val="00143856"/>
    <w:rsid w:val="00144507"/>
    <w:rsid w:val="001449C0"/>
    <w:rsid w:val="001474FE"/>
    <w:rsid w:val="00151480"/>
    <w:rsid w:val="0015391F"/>
    <w:rsid w:val="00155B0E"/>
    <w:rsid w:val="0016053E"/>
    <w:rsid w:val="0016056E"/>
    <w:rsid w:val="001608A6"/>
    <w:rsid w:val="00160F24"/>
    <w:rsid w:val="0016162F"/>
    <w:rsid w:val="00161CAF"/>
    <w:rsid w:val="001654A4"/>
    <w:rsid w:val="001675C6"/>
    <w:rsid w:val="00167ECC"/>
    <w:rsid w:val="0017193A"/>
    <w:rsid w:val="0017409F"/>
    <w:rsid w:val="001743E4"/>
    <w:rsid w:val="00175448"/>
    <w:rsid w:val="001761E7"/>
    <w:rsid w:val="00176E63"/>
    <w:rsid w:val="00176F88"/>
    <w:rsid w:val="00182268"/>
    <w:rsid w:val="001827BC"/>
    <w:rsid w:val="00183E5D"/>
    <w:rsid w:val="001869BE"/>
    <w:rsid w:val="00187D23"/>
    <w:rsid w:val="00190240"/>
    <w:rsid w:val="00191D5B"/>
    <w:rsid w:val="00192991"/>
    <w:rsid w:val="00193938"/>
    <w:rsid w:val="0019529B"/>
    <w:rsid w:val="00195773"/>
    <w:rsid w:val="00195C43"/>
    <w:rsid w:val="0019610B"/>
    <w:rsid w:val="00196C74"/>
    <w:rsid w:val="00196E6C"/>
    <w:rsid w:val="001A0687"/>
    <w:rsid w:val="001A0BAB"/>
    <w:rsid w:val="001A1BF3"/>
    <w:rsid w:val="001B0AEA"/>
    <w:rsid w:val="001B2658"/>
    <w:rsid w:val="001B2F66"/>
    <w:rsid w:val="001B43C7"/>
    <w:rsid w:val="001B69FC"/>
    <w:rsid w:val="001B7FF4"/>
    <w:rsid w:val="001C10F6"/>
    <w:rsid w:val="001C7559"/>
    <w:rsid w:val="001C7AE8"/>
    <w:rsid w:val="001D24AF"/>
    <w:rsid w:val="001D33C2"/>
    <w:rsid w:val="001D3EFB"/>
    <w:rsid w:val="001D5F20"/>
    <w:rsid w:val="001D6296"/>
    <w:rsid w:val="001D77F2"/>
    <w:rsid w:val="001E3114"/>
    <w:rsid w:val="001E3935"/>
    <w:rsid w:val="001E416B"/>
    <w:rsid w:val="001E5C4C"/>
    <w:rsid w:val="001E78F2"/>
    <w:rsid w:val="001F0D4A"/>
    <w:rsid w:val="001F4939"/>
    <w:rsid w:val="001F76AC"/>
    <w:rsid w:val="0020267F"/>
    <w:rsid w:val="0020403C"/>
    <w:rsid w:val="0021253B"/>
    <w:rsid w:val="00213299"/>
    <w:rsid w:val="00214053"/>
    <w:rsid w:val="002149FD"/>
    <w:rsid w:val="00215395"/>
    <w:rsid w:val="00220BED"/>
    <w:rsid w:val="0022180B"/>
    <w:rsid w:val="002220F1"/>
    <w:rsid w:val="002231BB"/>
    <w:rsid w:val="00224725"/>
    <w:rsid w:val="00225E9B"/>
    <w:rsid w:val="0022706F"/>
    <w:rsid w:val="00231308"/>
    <w:rsid w:val="002345DE"/>
    <w:rsid w:val="00234E23"/>
    <w:rsid w:val="00234E5A"/>
    <w:rsid w:val="00237E7E"/>
    <w:rsid w:val="00243150"/>
    <w:rsid w:val="002432EE"/>
    <w:rsid w:val="00244AE8"/>
    <w:rsid w:val="00251606"/>
    <w:rsid w:val="00252CEE"/>
    <w:rsid w:val="00253761"/>
    <w:rsid w:val="002540AA"/>
    <w:rsid w:val="00254533"/>
    <w:rsid w:val="00257756"/>
    <w:rsid w:val="002605BC"/>
    <w:rsid w:val="00260680"/>
    <w:rsid w:val="002608AE"/>
    <w:rsid w:val="002664BD"/>
    <w:rsid w:val="002708F8"/>
    <w:rsid w:val="00272954"/>
    <w:rsid w:val="002742D3"/>
    <w:rsid w:val="0027642D"/>
    <w:rsid w:val="002777A9"/>
    <w:rsid w:val="0028040A"/>
    <w:rsid w:val="00281FA7"/>
    <w:rsid w:val="0029241C"/>
    <w:rsid w:val="00293555"/>
    <w:rsid w:val="002954E5"/>
    <w:rsid w:val="00295EC5"/>
    <w:rsid w:val="002973C1"/>
    <w:rsid w:val="00297C5C"/>
    <w:rsid w:val="002A12FA"/>
    <w:rsid w:val="002A132C"/>
    <w:rsid w:val="002A2163"/>
    <w:rsid w:val="002A3695"/>
    <w:rsid w:val="002A44E5"/>
    <w:rsid w:val="002A4F9F"/>
    <w:rsid w:val="002A54C2"/>
    <w:rsid w:val="002A54DD"/>
    <w:rsid w:val="002A6BEF"/>
    <w:rsid w:val="002B1850"/>
    <w:rsid w:val="002B5507"/>
    <w:rsid w:val="002B5647"/>
    <w:rsid w:val="002B6543"/>
    <w:rsid w:val="002C261E"/>
    <w:rsid w:val="002C3FEC"/>
    <w:rsid w:val="002C5ACF"/>
    <w:rsid w:val="002C61FC"/>
    <w:rsid w:val="002C6937"/>
    <w:rsid w:val="002D2BF2"/>
    <w:rsid w:val="002D5EB9"/>
    <w:rsid w:val="002D747F"/>
    <w:rsid w:val="002E10EC"/>
    <w:rsid w:val="002E2286"/>
    <w:rsid w:val="002E5349"/>
    <w:rsid w:val="002E58CB"/>
    <w:rsid w:val="002E5F8C"/>
    <w:rsid w:val="002E688B"/>
    <w:rsid w:val="002E6DB3"/>
    <w:rsid w:val="002F05BC"/>
    <w:rsid w:val="002F0A36"/>
    <w:rsid w:val="002F1B87"/>
    <w:rsid w:val="002F3C7E"/>
    <w:rsid w:val="002F3CD3"/>
    <w:rsid w:val="002F3DAF"/>
    <w:rsid w:val="002F53DE"/>
    <w:rsid w:val="002F649C"/>
    <w:rsid w:val="002F678F"/>
    <w:rsid w:val="002F7354"/>
    <w:rsid w:val="002F7F6D"/>
    <w:rsid w:val="00304F9D"/>
    <w:rsid w:val="0031038E"/>
    <w:rsid w:val="0031413D"/>
    <w:rsid w:val="003142DA"/>
    <w:rsid w:val="003176DE"/>
    <w:rsid w:val="00320143"/>
    <w:rsid w:val="00320A23"/>
    <w:rsid w:val="00320DDC"/>
    <w:rsid w:val="00321F05"/>
    <w:rsid w:val="00321F2A"/>
    <w:rsid w:val="00322787"/>
    <w:rsid w:val="00322DDA"/>
    <w:rsid w:val="00325B77"/>
    <w:rsid w:val="00326E09"/>
    <w:rsid w:val="0032785C"/>
    <w:rsid w:val="00331638"/>
    <w:rsid w:val="00334D68"/>
    <w:rsid w:val="00337553"/>
    <w:rsid w:val="0033789D"/>
    <w:rsid w:val="003440E5"/>
    <w:rsid w:val="003444B9"/>
    <w:rsid w:val="00344877"/>
    <w:rsid w:val="0034689D"/>
    <w:rsid w:val="00347F2F"/>
    <w:rsid w:val="00351C00"/>
    <w:rsid w:val="00352210"/>
    <w:rsid w:val="003524A0"/>
    <w:rsid w:val="00352C35"/>
    <w:rsid w:val="0035348C"/>
    <w:rsid w:val="00357466"/>
    <w:rsid w:val="003630E1"/>
    <w:rsid w:val="003631A1"/>
    <w:rsid w:val="003633D8"/>
    <w:rsid w:val="00363757"/>
    <w:rsid w:val="00364753"/>
    <w:rsid w:val="003653C7"/>
    <w:rsid w:val="003656E3"/>
    <w:rsid w:val="00367096"/>
    <w:rsid w:val="00367916"/>
    <w:rsid w:val="00371539"/>
    <w:rsid w:val="003717C8"/>
    <w:rsid w:val="0037189A"/>
    <w:rsid w:val="003718F9"/>
    <w:rsid w:val="00374752"/>
    <w:rsid w:val="00374A04"/>
    <w:rsid w:val="003766AA"/>
    <w:rsid w:val="00376EFA"/>
    <w:rsid w:val="00377005"/>
    <w:rsid w:val="00377D22"/>
    <w:rsid w:val="00382E92"/>
    <w:rsid w:val="00386475"/>
    <w:rsid w:val="003914EE"/>
    <w:rsid w:val="0039222E"/>
    <w:rsid w:val="003A359D"/>
    <w:rsid w:val="003A3E31"/>
    <w:rsid w:val="003A45EF"/>
    <w:rsid w:val="003A6868"/>
    <w:rsid w:val="003A72AC"/>
    <w:rsid w:val="003B54E5"/>
    <w:rsid w:val="003B7A94"/>
    <w:rsid w:val="003C0871"/>
    <w:rsid w:val="003C0A43"/>
    <w:rsid w:val="003C0ECA"/>
    <w:rsid w:val="003C20B2"/>
    <w:rsid w:val="003C36E2"/>
    <w:rsid w:val="003C38CF"/>
    <w:rsid w:val="003C647D"/>
    <w:rsid w:val="003D2393"/>
    <w:rsid w:val="003D5130"/>
    <w:rsid w:val="003D67F4"/>
    <w:rsid w:val="003E01AD"/>
    <w:rsid w:val="003E0D74"/>
    <w:rsid w:val="003E28D8"/>
    <w:rsid w:val="003F0629"/>
    <w:rsid w:val="003F1802"/>
    <w:rsid w:val="003F2974"/>
    <w:rsid w:val="003F52A7"/>
    <w:rsid w:val="003F7189"/>
    <w:rsid w:val="003F7591"/>
    <w:rsid w:val="0040072A"/>
    <w:rsid w:val="00400884"/>
    <w:rsid w:val="004016E4"/>
    <w:rsid w:val="004039BD"/>
    <w:rsid w:val="00404149"/>
    <w:rsid w:val="0040449B"/>
    <w:rsid w:val="004047F0"/>
    <w:rsid w:val="004048E1"/>
    <w:rsid w:val="00405A38"/>
    <w:rsid w:val="00406724"/>
    <w:rsid w:val="00406F77"/>
    <w:rsid w:val="00407F45"/>
    <w:rsid w:val="00412F34"/>
    <w:rsid w:val="00413A2C"/>
    <w:rsid w:val="00414157"/>
    <w:rsid w:val="00416E15"/>
    <w:rsid w:val="0042241A"/>
    <w:rsid w:val="00424B66"/>
    <w:rsid w:val="00425AB3"/>
    <w:rsid w:val="00432B47"/>
    <w:rsid w:val="00433EC4"/>
    <w:rsid w:val="00434DF7"/>
    <w:rsid w:val="0044072A"/>
    <w:rsid w:val="00441425"/>
    <w:rsid w:val="00441B7F"/>
    <w:rsid w:val="0044571A"/>
    <w:rsid w:val="004478EB"/>
    <w:rsid w:val="00450784"/>
    <w:rsid w:val="00453028"/>
    <w:rsid w:val="00455D9A"/>
    <w:rsid w:val="00457909"/>
    <w:rsid w:val="004601E9"/>
    <w:rsid w:val="00461E71"/>
    <w:rsid w:val="004636C2"/>
    <w:rsid w:val="00465130"/>
    <w:rsid w:val="00466750"/>
    <w:rsid w:val="00466FEE"/>
    <w:rsid w:val="004709EC"/>
    <w:rsid w:val="00471037"/>
    <w:rsid w:val="004724A9"/>
    <w:rsid w:val="00473DBF"/>
    <w:rsid w:val="00477EDC"/>
    <w:rsid w:val="00480689"/>
    <w:rsid w:val="00482F5C"/>
    <w:rsid w:val="00484050"/>
    <w:rsid w:val="004852A2"/>
    <w:rsid w:val="00486A19"/>
    <w:rsid w:val="00486D0F"/>
    <w:rsid w:val="00491CCC"/>
    <w:rsid w:val="004957AD"/>
    <w:rsid w:val="0049687E"/>
    <w:rsid w:val="004A1BFA"/>
    <w:rsid w:val="004B09DE"/>
    <w:rsid w:val="004B4FA8"/>
    <w:rsid w:val="004C128E"/>
    <w:rsid w:val="004C1EF0"/>
    <w:rsid w:val="004C2CB6"/>
    <w:rsid w:val="004C4837"/>
    <w:rsid w:val="004C5E25"/>
    <w:rsid w:val="004C7200"/>
    <w:rsid w:val="004C7CA4"/>
    <w:rsid w:val="004D0E88"/>
    <w:rsid w:val="004D0F98"/>
    <w:rsid w:val="004D1973"/>
    <w:rsid w:val="004D255D"/>
    <w:rsid w:val="004D5B5D"/>
    <w:rsid w:val="004D6429"/>
    <w:rsid w:val="004D6ABD"/>
    <w:rsid w:val="004E057F"/>
    <w:rsid w:val="004E0FD9"/>
    <w:rsid w:val="004E3FF5"/>
    <w:rsid w:val="004E4AD8"/>
    <w:rsid w:val="004E615D"/>
    <w:rsid w:val="004E76C1"/>
    <w:rsid w:val="004F0E20"/>
    <w:rsid w:val="004F2ED2"/>
    <w:rsid w:val="004F3CBA"/>
    <w:rsid w:val="004F646B"/>
    <w:rsid w:val="004F69FF"/>
    <w:rsid w:val="0050143C"/>
    <w:rsid w:val="00503436"/>
    <w:rsid w:val="00503E5C"/>
    <w:rsid w:val="0050495D"/>
    <w:rsid w:val="0050735B"/>
    <w:rsid w:val="005074F5"/>
    <w:rsid w:val="00510026"/>
    <w:rsid w:val="005132BF"/>
    <w:rsid w:val="00514571"/>
    <w:rsid w:val="0051598D"/>
    <w:rsid w:val="00515BC4"/>
    <w:rsid w:val="005177ED"/>
    <w:rsid w:val="00520722"/>
    <w:rsid w:val="00520ADD"/>
    <w:rsid w:val="005250AA"/>
    <w:rsid w:val="00526AD3"/>
    <w:rsid w:val="00527F44"/>
    <w:rsid w:val="00530EC1"/>
    <w:rsid w:val="00531D8C"/>
    <w:rsid w:val="0053652D"/>
    <w:rsid w:val="00540098"/>
    <w:rsid w:val="005400E7"/>
    <w:rsid w:val="005432F1"/>
    <w:rsid w:val="00543441"/>
    <w:rsid w:val="00546DCC"/>
    <w:rsid w:val="005528CC"/>
    <w:rsid w:val="00552F39"/>
    <w:rsid w:val="005532D2"/>
    <w:rsid w:val="00553FD5"/>
    <w:rsid w:val="00554447"/>
    <w:rsid w:val="00555826"/>
    <w:rsid w:val="005562D5"/>
    <w:rsid w:val="0055709C"/>
    <w:rsid w:val="0055778F"/>
    <w:rsid w:val="00557EAB"/>
    <w:rsid w:val="00563979"/>
    <w:rsid w:val="005651C9"/>
    <w:rsid w:val="00565250"/>
    <w:rsid w:val="00565EFA"/>
    <w:rsid w:val="00573158"/>
    <w:rsid w:val="00573A55"/>
    <w:rsid w:val="00575DF9"/>
    <w:rsid w:val="00576152"/>
    <w:rsid w:val="005779C0"/>
    <w:rsid w:val="00581ABC"/>
    <w:rsid w:val="005824D8"/>
    <w:rsid w:val="00582B5C"/>
    <w:rsid w:val="00583201"/>
    <w:rsid w:val="00583391"/>
    <w:rsid w:val="00585E9F"/>
    <w:rsid w:val="00586359"/>
    <w:rsid w:val="005869D0"/>
    <w:rsid w:val="00586E39"/>
    <w:rsid w:val="00590372"/>
    <w:rsid w:val="00591730"/>
    <w:rsid w:val="00594EF0"/>
    <w:rsid w:val="005A10BE"/>
    <w:rsid w:val="005A25A5"/>
    <w:rsid w:val="005A366A"/>
    <w:rsid w:val="005A4FF8"/>
    <w:rsid w:val="005A5872"/>
    <w:rsid w:val="005A636E"/>
    <w:rsid w:val="005B06F3"/>
    <w:rsid w:val="005B1BE8"/>
    <w:rsid w:val="005B283B"/>
    <w:rsid w:val="005B2BE6"/>
    <w:rsid w:val="005B4778"/>
    <w:rsid w:val="005C4F39"/>
    <w:rsid w:val="005C545B"/>
    <w:rsid w:val="005C73CB"/>
    <w:rsid w:val="005D185F"/>
    <w:rsid w:val="005D450E"/>
    <w:rsid w:val="005D4988"/>
    <w:rsid w:val="005D4E0F"/>
    <w:rsid w:val="005D536E"/>
    <w:rsid w:val="005E4B68"/>
    <w:rsid w:val="005E59F5"/>
    <w:rsid w:val="005E5E2C"/>
    <w:rsid w:val="005E75EE"/>
    <w:rsid w:val="005E7A91"/>
    <w:rsid w:val="005F03C4"/>
    <w:rsid w:val="005F0E46"/>
    <w:rsid w:val="005F3E66"/>
    <w:rsid w:val="005F4334"/>
    <w:rsid w:val="00603C69"/>
    <w:rsid w:val="0060534A"/>
    <w:rsid w:val="00605C11"/>
    <w:rsid w:val="00607632"/>
    <w:rsid w:val="00610654"/>
    <w:rsid w:val="00610775"/>
    <w:rsid w:val="00611507"/>
    <w:rsid w:val="00612A8F"/>
    <w:rsid w:val="006168CE"/>
    <w:rsid w:val="00620AB8"/>
    <w:rsid w:val="006215B8"/>
    <w:rsid w:val="00624EF5"/>
    <w:rsid w:val="00630FE8"/>
    <w:rsid w:val="00631282"/>
    <w:rsid w:val="0063375D"/>
    <w:rsid w:val="006368E2"/>
    <w:rsid w:val="0064013C"/>
    <w:rsid w:val="0064189F"/>
    <w:rsid w:val="00642729"/>
    <w:rsid w:val="0064374F"/>
    <w:rsid w:val="00646AC8"/>
    <w:rsid w:val="00650847"/>
    <w:rsid w:val="00651656"/>
    <w:rsid w:val="00652599"/>
    <w:rsid w:val="00654548"/>
    <w:rsid w:val="00656E6D"/>
    <w:rsid w:val="00656ECD"/>
    <w:rsid w:val="00660CBD"/>
    <w:rsid w:val="00660D2A"/>
    <w:rsid w:val="0066440C"/>
    <w:rsid w:val="00664441"/>
    <w:rsid w:val="0066539B"/>
    <w:rsid w:val="0066571C"/>
    <w:rsid w:val="00666AD7"/>
    <w:rsid w:val="00666B82"/>
    <w:rsid w:val="006673F2"/>
    <w:rsid w:val="006708FE"/>
    <w:rsid w:val="006716DF"/>
    <w:rsid w:val="006738B6"/>
    <w:rsid w:val="00673903"/>
    <w:rsid w:val="00674FF7"/>
    <w:rsid w:val="006751E2"/>
    <w:rsid w:val="00675250"/>
    <w:rsid w:val="00675BCC"/>
    <w:rsid w:val="00680484"/>
    <w:rsid w:val="00680937"/>
    <w:rsid w:val="00681D28"/>
    <w:rsid w:val="00682FA9"/>
    <w:rsid w:val="0068437E"/>
    <w:rsid w:val="006845A4"/>
    <w:rsid w:val="00684F0A"/>
    <w:rsid w:val="00685030"/>
    <w:rsid w:val="00685511"/>
    <w:rsid w:val="006861C7"/>
    <w:rsid w:val="00687192"/>
    <w:rsid w:val="00692E17"/>
    <w:rsid w:val="00696A7A"/>
    <w:rsid w:val="006A01C7"/>
    <w:rsid w:val="006A2221"/>
    <w:rsid w:val="006A228A"/>
    <w:rsid w:val="006A3633"/>
    <w:rsid w:val="006A4405"/>
    <w:rsid w:val="006A44FE"/>
    <w:rsid w:val="006A5AFD"/>
    <w:rsid w:val="006A61F5"/>
    <w:rsid w:val="006A695A"/>
    <w:rsid w:val="006B0EB8"/>
    <w:rsid w:val="006B2C83"/>
    <w:rsid w:val="006B465B"/>
    <w:rsid w:val="006B4C9B"/>
    <w:rsid w:val="006B6B99"/>
    <w:rsid w:val="006C1809"/>
    <w:rsid w:val="006C21B6"/>
    <w:rsid w:val="006C4AB6"/>
    <w:rsid w:val="006C6A3C"/>
    <w:rsid w:val="006C70A6"/>
    <w:rsid w:val="006C7515"/>
    <w:rsid w:val="006C7C19"/>
    <w:rsid w:val="006D1540"/>
    <w:rsid w:val="006D5D3D"/>
    <w:rsid w:val="006D6009"/>
    <w:rsid w:val="006D61BD"/>
    <w:rsid w:val="006E0949"/>
    <w:rsid w:val="006E1515"/>
    <w:rsid w:val="006E186E"/>
    <w:rsid w:val="006E191A"/>
    <w:rsid w:val="006E2D8C"/>
    <w:rsid w:val="006E5A29"/>
    <w:rsid w:val="006E5BF9"/>
    <w:rsid w:val="006E65B4"/>
    <w:rsid w:val="006E7B6D"/>
    <w:rsid w:val="006F1E94"/>
    <w:rsid w:val="006F1EDE"/>
    <w:rsid w:val="006F4780"/>
    <w:rsid w:val="006F6AB8"/>
    <w:rsid w:val="006F6C41"/>
    <w:rsid w:val="00701652"/>
    <w:rsid w:val="007028E6"/>
    <w:rsid w:val="007039B1"/>
    <w:rsid w:val="00706B28"/>
    <w:rsid w:val="00711052"/>
    <w:rsid w:val="007118C9"/>
    <w:rsid w:val="007146D8"/>
    <w:rsid w:val="00714A3A"/>
    <w:rsid w:val="007216B2"/>
    <w:rsid w:val="007261F5"/>
    <w:rsid w:val="007272E8"/>
    <w:rsid w:val="00727CB2"/>
    <w:rsid w:val="00727E14"/>
    <w:rsid w:val="0073099C"/>
    <w:rsid w:val="007311FD"/>
    <w:rsid w:val="00733545"/>
    <w:rsid w:val="00740C94"/>
    <w:rsid w:val="00741579"/>
    <w:rsid w:val="00742061"/>
    <w:rsid w:val="007433A9"/>
    <w:rsid w:val="00745F06"/>
    <w:rsid w:val="0074705E"/>
    <w:rsid w:val="00750B3B"/>
    <w:rsid w:val="00750DD1"/>
    <w:rsid w:val="00752E4C"/>
    <w:rsid w:val="0075538B"/>
    <w:rsid w:val="00757225"/>
    <w:rsid w:val="0076158C"/>
    <w:rsid w:val="0076161B"/>
    <w:rsid w:val="007622E3"/>
    <w:rsid w:val="0076359B"/>
    <w:rsid w:val="00764E6E"/>
    <w:rsid w:val="0076640C"/>
    <w:rsid w:val="007674F0"/>
    <w:rsid w:val="00767D80"/>
    <w:rsid w:val="007717D3"/>
    <w:rsid w:val="00784124"/>
    <w:rsid w:val="0078722C"/>
    <w:rsid w:val="00790A5C"/>
    <w:rsid w:val="00791F5B"/>
    <w:rsid w:val="007928F8"/>
    <w:rsid w:val="0079297A"/>
    <w:rsid w:val="00793CF2"/>
    <w:rsid w:val="007A0231"/>
    <w:rsid w:val="007A065F"/>
    <w:rsid w:val="007A3145"/>
    <w:rsid w:val="007A53BE"/>
    <w:rsid w:val="007A5555"/>
    <w:rsid w:val="007A6249"/>
    <w:rsid w:val="007A6489"/>
    <w:rsid w:val="007B5FA7"/>
    <w:rsid w:val="007C66AC"/>
    <w:rsid w:val="007C76F9"/>
    <w:rsid w:val="007C7B31"/>
    <w:rsid w:val="007D2AA1"/>
    <w:rsid w:val="007D3FE9"/>
    <w:rsid w:val="007D424D"/>
    <w:rsid w:val="007D6E7A"/>
    <w:rsid w:val="007E1F23"/>
    <w:rsid w:val="007E4DD4"/>
    <w:rsid w:val="007E515E"/>
    <w:rsid w:val="007E5812"/>
    <w:rsid w:val="007E6063"/>
    <w:rsid w:val="007E6498"/>
    <w:rsid w:val="007E6AE3"/>
    <w:rsid w:val="007E741C"/>
    <w:rsid w:val="007E7877"/>
    <w:rsid w:val="007E7E9B"/>
    <w:rsid w:val="007F109F"/>
    <w:rsid w:val="007F193F"/>
    <w:rsid w:val="007F2514"/>
    <w:rsid w:val="007F6466"/>
    <w:rsid w:val="00800E17"/>
    <w:rsid w:val="008012E5"/>
    <w:rsid w:val="00802065"/>
    <w:rsid w:val="00803A3F"/>
    <w:rsid w:val="008048F5"/>
    <w:rsid w:val="00804913"/>
    <w:rsid w:val="00805220"/>
    <w:rsid w:val="0080615C"/>
    <w:rsid w:val="00810628"/>
    <w:rsid w:val="00811186"/>
    <w:rsid w:val="008118BB"/>
    <w:rsid w:val="008135A9"/>
    <w:rsid w:val="008169BF"/>
    <w:rsid w:val="008207FE"/>
    <w:rsid w:val="0082257C"/>
    <w:rsid w:val="00823A2F"/>
    <w:rsid w:val="0082425B"/>
    <w:rsid w:val="008252D9"/>
    <w:rsid w:val="008262A3"/>
    <w:rsid w:val="008272EC"/>
    <w:rsid w:val="008302FA"/>
    <w:rsid w:val="008322F9"/>
    <w:rsid w:val="0083568E"/>
    <w:rsid w:val="0083663D"/>
    <w:rsid w:val="00837F87"/>
    <w:rsid w:val="00841C7F"/>
    <w:rsid w:val="0084215D"/>
    <w:rsid w:val="0084693E"/>
    <w:rsid w:val="008519E5"/>
    <w:rsid w:val="00851C11"/>
    <w:rsid w:val="0085304A"/>
    <w:rsid w:val="0085362B"/>
    <w:rsid w:val="0085471A"/>
    <w:rsid w:val="00855835"/>
    <w:rsid w:val="00855912"/>
    <w:rsid w:val="00860735"/>
    <w:rsid w:val="0086106C"/>
    <w:rsid w:val="00862DCE"/>
    <w:rsid w:val="00873C07"/>
    <w:rsid w:val="00875F1A"/>
    <w:rsid w:val="00877C61"/>
    <w:rsid w:val="0088182C"/>
    <w:rsid w:val="008842EC"/>
    <w:rsid w:val="0088459F"/>
    <w:rsid w:val="00892BE6"/>
    <w:rsid w:val="008942FD"/>
    <w:rsid w:val="0089491E"/>
    <w:rsid w:val="0089706D"/>
    <w:rsid w:val="00897505"/>
    <w:rsid w:val="0089792C"/>
    <w:rsid w:val="00897B06"/>
    <w:rsid w:val="00897FE5"/>
    <w:rsid w:val="008A132D"/>
    <w:rsid w:val="008A14EF"/>
    <w:rsid w:val="008A430D"/>
    <w:rsid w:val="008A4AC1"/>
    <w:rsid w:val="008A7EFF"/>
    <w:rsid w:val="008B0997"/>
    <w:rsid w:val="008B1E98"/>
    <w:rsid w:val="008B2D54"/>
    <w:rsid w:val="008B3162"/>
    <w:rsid w:val="008B560E"/>
    <w:rsid w:val="008B7C6F"/>
    <w:rsid w:val="008C0AF0"/>
    <w:rsid w:val="008C110A"/>
    <w:rsid w:val="008C4ACE"/>
    <w:rsid w:val="008C4EA8"/>
    <w:rsid w:val="008C5713"/>
    <w:rsid w:val="008C6D46"/>
    <w:rsid w:val="008C7EFD"/>
    <w:rsid w:val="008D1A87"/>
    <w:rsid w:val="008E43FC"/>
    <w:rsid w:val="008E73DF"/>
    <w:rsid w:val="008F18B7"/>
    <w:rsid w:val="008F23B4"/>
    <w:rsid w:val="008F314A"/>
    <w:rsid w:val="008F5846"/>
    <w:rsid w:val="008F6B49"/>
    <w:rsid w:val="008F74A4"/>
    <w:rsid w:val="00900339"/>
    <w:rsid w:val="00900620"/>
    <w:rsid w:val="0090090A"/>
    <w:rsid w:val="00901042"/>
    <w:rsid w:val="00902184"/>
    <w:rsid w:val="0090441D"/>
    <w:rsid w:val="00905A96"/>
    <w:rsid w:val="00905B89"/>
    <w:rsid w:val="00910921"/>
    <w:rsid w:val="00915308"/>
    <w:rsid w:val="009153DF"/>
    <w:rsid w:val="00923A11"/>
    <w:rsid w:val="0092581B"/>
    <w:rsid w:val="009260DE"/>
    <w:rsid w:val="00930020"/>
    <w:rsid w:val="0093036F"/>
    <w:rsid w:val="00930FD0"/>
    <w:rsid w:val="009314DF"/>
    <w:rsid w:val="009342E3"/>
    <w:rsid w:val="00940CF1"/>
    <w:rsid w:val="00940E48"/>
    <w:rsid w:val="00940F74"/>
    <w:rsid w:val="00942268"/>
    <w:rsid w:val="009425C2"/>
    <w:rsid w:val="009428CF"/>
    <w:rsid w:val="0094494D"/>
    <w:rsid w:val="00945C2F"/>
    <w:rsid w:val="00946CA1"/>
    <w:rsid w:val="009479BB"/>
    <w:rsid w:val="0095133C"/>
    <w:rsid w:val="009604AE"/>
    <w:rsid w:val="00961E89"/>
    <w:rsid w:val="00966CD5"/>
    <w:rsid w:val="0097313A"/>
    <w:rsid w:val="00973598"/>
    <w:rsid w:val="00975727"/>
    <w:rsid w:val="00975B28"/>
    <w:rsid w:val="00975B62"/>
    <w:rsid w:val="0097650F"/>
    <w:rsid w:val="009771CB"/>
    <w:rsid w:val="00981020"/>
    <w:rsid w:val="009817C8"/>
    <w:rsid w:val="00983D87"/>
    <w:rsid w:val="00984E45"/>
    <w:rsid w:val="0098528E"/>
    <w:rsid w:val="009860BE"/>
    <w:rsid w:val="00987536"/>
    <w:rsid w:val="0099123F"/>
    <w:rsid w:val="00992F74"/>
    <w:rsid w:val="00994878"/>
    <w:rsid w:val="00994D69"/>
    <w:rsid w:val="00995559"/>
    <w:rsid w:val="00995690"/>
    <w:rsid w:val="00995903"/>
    <w:rsid w:val="0099753A"/>
    <w:rsid w:val="009A1585"/>
    <w:rsid w:val="009A16ED"/>
    <w:rsid w:val="009A17CE"/>
    <w:rsid w:val="009A20D5"/>
    <w:rsid w:val="009A281E"/>
    <w:rsid w:val="009A35BE"/>
    <w:rsid w:val="009A3BD0"/>
    <w:rsid w:val="009A4947"/>
    <w:rsid w:val="009A6B7D"/>
    <w:rsid w:val="009A729F"/>
    <w:rsid w:val="009A7A01"/>
    <w:rsid w:val="009B0058"/>
    <w:rsid w:val="009B389D"/>
    <w:rsid w:val="009B3FFB"/>
    <w:rsid w:val="009B667D"/>
    <w:rsid w:val="009C04BF"/>
    <w:rsid w:val="009C04F5"/>
    <w:rsid w:val="009C3865"/>
    <w:rsid w:val="009C52A8"/>
    <w:rsid w:val="009D2D42"/>
    <w:rsid w:val="009D4D74"/>
    <w:rsid w:val="009D7EAC"/>
    <w:rsid w:val="009E044A"/>
    <w:rsid w:val="009E4E80"/>
    <w:rsid w:val="009E5A20"/>
    <w:rsid w:val="009E7863"/>
    <w:rsid w:val="009F0C5B"/>
    <w:rsid w:val="00A00524"/>
    <w:rsid w:val="00A035AC"/>
    <w:rsid w:val="00A0665E"/>
    <w:rsid w:val="00A077C1"/>
    <w:rsid w:val="00A07C04"/>
    <w:rsid w:val="00A12F80"/>
    <w:rsid w:val="00A138CE"/>
    <w:rsid w:val="00A1477F"/>
    <w:rsid w:val="00A157F2"/>
    <w:rsid w:val="00A20CB8"/>
    <w:rsid w:val="00A23942"/>
    <w:rsid w:val="00A269E0"/>
    <w:rsid w:val="00A273A4"/>
    <w:rsid w:val="00A27A4F"/>
    <w:rsid w:val="00A314C9"/>
    <w:rsid w:val="00A31940"/>
    <w:rsid w:val="00A36112"/>
    <w:rsid w:val="00A36AD2"/>
    <w:rsid w:val="00A41BCB"/>
    <w:rsid w:val="00A42D23"/>
    <w:rsid w:val="00A43A27"/>
    <w:rsid w:val="00A44DD3"/>
    <w:rsid w:val="00A474E7"/>
    <w:rsid w:val="00A5059B"/>
    <w:rsid w:val="00A50694"/>
    <w:rsid w:val="00A50C6E"/>
    <w:rsid w:val="00A51AFA"/>
    <w:rsid w:val="00A52B4C"/>
    <w:rsid w:val="00A53097"/>
    <w:rsid w:val="00A5716E"/>
    <w:rsid w:val="00A571A1"/>
    <w:rsid w:val="00A62D6E"/>
    <w:rsid w:val="00A63FEA"/>
    <w:rsid w:val="00A65024"/>
    <w:rsid w:val="00A6565F"/>
    <w:rsid w:val="00A7076D"/>
    <w:rsid w:val="00A724CF"/>
    <w:rsid w:val="00A73131"/>
    <w:rsid w:val="00A7600F"/>
    <w:rsid w:val="00A806C1"/>
    <w:rsid w:val="00A82D51"/>
    <w:rsid w:val="00A84389"/>
    <w:rsid w:val="00A84A57"/>
    <w:rsid w:val="00A853CD"/>
    <w:rsid w:val="00A87490"/>
    <w:rsid w:val="00A91065"/>
    <w:rsid w:val="00A926BC"/>
    <w:rsid w:val="00A9491C"/>
    <w:rsid w:val="00A95970"/>
    <w:rsid w:val="00A95C32"/>
    <w:rsid w:val="00AA2A4F"/>
    <w:rsid w:val="00AA3949"/>
    <w:rsid w:val="00AA3E9A"/>
    <w:rsid w:val="00AA51C2"/>
    <w:rsid w:val="00AA5688"/>
    <w:rsid w:val="00AA73B7"/>
    <w:rsid w:val="00AB069E"/>
    <w:rsid w:val="00AB0F91"/>
    <w:rsid w:val="00AB19E9"/>
    <w:rsid w:val="00AB728A"/>
    <w:rsid w:val="00AB790B"/>
    <w:rsid w:val="00AC215B"/>
    <w:rsid w:val="00AC4228"/>
    <w:rsid w:val="00AC5C5F"/>
    <w:rsid w:val="00AD016D"/>
    <w:rsid w:val="00AD0531"/>
    <w:rsid w:val="00AD09E1"/>
    <w:rsid w:val="00AD1BA8"/>
    <w:rsid w:val="00AD2114"/>
    <w:rsid w:val="00AD314C"/>
    <w:rsid w:val="00AD362F"/>
    <w:rsid w:val="00AD4600"/>
    <w:rsid w:val="00AD6D12"/>
    <w:rsid w:val="00AD6EE6"/>
    <w:rsid w:val="00AE32DA"/>
    <w:rsid w:val="00AE344A"/>
    <w:rsid w:val="00AE3AB4"/>
    <w:rsid w:val="00AE56F0"/>
    <w:rsid w:val="00AE5D0A"/>
    <w:rsid w:val="00AF08C7"/>
    <w:rsid w:val="00AF6A77"/>
    <w:rsid w:val="00B037D0"/>
    <w:rsid w:val="00B10A57"/>
    <w:rsid w:val="00B1135E"/>
    <w:rsid w:val="00B13AE0"/>
    <w:rsid w:val="00B14F48"/>
    <w:rsid w:val="00B15727"/>
    <w:rsid w:val="00B168C8"/>
    <w:rsid w:val="00B17941"/>
    <w:rsid w:val="00B203E0"/>
    <w:rsid w:val="00B20684"/>
    <w:rsid w:val="00B219F7"/>
    <w:rsid w:val="00B21BB6"/>
    <w:rsid w:val="00B2371B"/>
    <w:rsid w:val="00B244B2"/>
    <w:rsid w:val="00B25708"/>
    <w:rsid w:val="00B34983"/>
    <w:rsid w:val="00B35AAE"/>
    <w:rsid w:val="00B4268E"/>
    <w:rsid w:val="00B42C8C"/>
    <w:rsid w:val="00B47098"/>
    <w:rsid w:val="00B52335"/>
    <w:rsid w:val="00B52D7A"/>
    <w:rsid w:val="00B5342B"/>
    <w:rsid w:val="00B53FB5"/>
    <w:rsid w:val="00B60F5D"/>
    <w:rsid w:val="00B615F1"/>
    <w:rsid w:val="00B64CC4"/>
    <w:rsid w:val="00B67324"/>
    <w:rsid w:val="00B67B4E"/>
    <w:rsid w:val="00B71EE1"/>
    <w:rsid w:val="00B72951"/>
    <w:rsid w:val="00B73F64"/>
    <w:rsid w:val="00B7555B"/>
    <w:rsid w:val="00B75584"/>
    <w:rsid w:val="00B76BA9"/>
    <w:rsid w:val="00B80137"/>
    <w:rsid w:val="00B80818"/>
    <w:rsid w:val="00B81098"/>
    <w:rsid w:val="00B81862"/>
    <w:rsid w:val="00B819EF"/>
    <w:rsid w:val="00B861A0"/>
    <w:rsid w:val="00B86D62"/>
    <w:rsid w:val="00B86DEC"/>
    <w:rsid w:val="00B91F11"/>
    <w:rsid w:val="00B92106"/>
    <w:rsid w:val="00B9596D"/>
    <w:rsid w:val="00B95ED8"/>
    <w:rsid w:val="00B97CA9"/>
    <w:rsid w:val="00BA0DA7"/>
    <w:rsid w:val="00BA1852"/>
    <w:rsid w:val="00BA1D64"/>
    <w:rsid w:val="00BA1F61"/>
    <w:rsid w:val="00BA203C"/>
    <w:rsid w:val="00BA4C12"/>
    <w:rsid w:val="00BA5064"/>
    <w:rsid w:val="00BA5E22"/>
    <w:rsid w:val="00BB0883"/>
    <w:rsid w:val="00BB123D"/>
    <w:rsid w:val="00BB1F46"/>
    <w:rsid w:val="00BB31A8"/>
    <w:rsid w:val="00BB4543"/>
    <w:rsid w:val="00BB6031"/>
    <w:rsid w:val="00BB7D1D"/>
    <w:rsid w:val="00BC0E0E"/>
    <w:rsid w:val="00BC1AF9"/>
    <w:rsid w:val="00BC2BC7"/>
    <w:rsid w:val="00BC6BEF"/>
    <w:rsid w:val="00BC6DA7"/>
    <w:rsid w:val="00BD21A3"/>
    <w:rsid w:val="00BD4D75"/>
    <w:rsid w:val="00BD6EE4"/>
    <w:rsid w:val="00BE62DD"/>
    <w:rsid w:val="00BE70BB"/>
    <w:rsid w:val="00BF0611"/>
    <w:rsid w:val="00BF175E"/>
    <w:rsid w:val="00BF3765"/>
    <w:rsid w:val="00BF46D4"/>
    <w:rsid w:val="00BF549A"/>
    <w:rsid w:val="00C02532"/>
    <w:rsid w:val="00C028F5"/>
    <w:rsid w:val="00C05811"/>
    <w:rsid w:val="00C10DB7"/>
    <w:rsid w:val="00C11E73"/>
    <w:rsid w:val="00C154DC"/>
    <w:rsid w:val="00C16E36"/>
    <w:rsid w:val="00C16E77"/>
    <w:rsid w:val="00C21202"/>
    <w:rsid w:val="00C2273F"/>
    <w:rsid w:val="00C2655F"/>
    <w:rsid w:val="00C26BAB"/>
    <w:rsid w:val="00C26C25"/>
    <w:rsid w:val="00C277D7"/>
    <w:rsid w:val="00C35B1B"/>
    <w:rsid w:val="00C37A3F"/>
    <w:rsid w:val="00C40A4A"/>
    <w:rsid w:val="00C40EE0"/>
    <w:rsid w:val="00C427CD"/>
    <w:rsid w:val="00C42D8D"/>
    <w:rsid w:val="00C43547"/>
    <w:rsid w:val="00C43FF7"/>
    <w:rsid w:val="00C44FAC"/>
    <w:rsid w:val="00C45ADE"/>
    <w:rsid w:val="00C548F8"/>
    <w:rsid w:val="00C54BA8"/>
    <w:rsid w:val="00C57001"/>
    <w:rsid w:val="00C608BF"/>
    <w:rsid w:val="00C60A30"/>
    <w:rsid w:val="00C612E0"/>
    <w:rsid w:val="00C618FC"/>
    <w:rsid w:val="00C623ED"/>
    <w:rsid w:val="00C626DB"/>
    <w:rsid w:val="00C66817"/>
    <w:rsid w:val="00C669CA"/>
    <w:rsid w:val="00C66FB1"/>
    <w:rsid w:val="00C67CF0"/>
    <w:rsid w:val="00C713ED"/>
    <w:rsid w:val="00C72AD8"/>
    <w:rsid w:val="00C746C8"/>
    <w:rsid w:val="00C76086"/>
    <w:rsid w:val="00C76E8E"/>
    <w:rsid w:val="00C772CA"/>
    <w:rsid w:val="00C82DEC"/>
    <w:rsid w:val="00C83EEF"/>
    <w:rsid w:val="00C8442C"/>
    <w:rsid w:val="00C8527F"/>
    <w:rsid w:val="00C873CB"/>
    <w:rsid w:val="00C934E1"/>
    <w:rsid w:val="00C93883"/>
    <w:rsid w:val="00C97391"/>
    <w:rsid w:val="00CA0305"/>
    <w:rsid w:val="00CA12E7"/>
    <w:rsid w:val="00CA1B07"/>
    <w:rsid w:val="00CA2237"/>
    <w:rsid w:val="00CA230B"/>
    <w:rsid w:val="00CA3829"/>
    <w:rsid w:val="00CA7572"/>
    <w:rsid w:val="00CB2AF1"/>
    <w:rsid w:val="00CB30A9"/>
    <w:rsid w:val="00CB462D"/>
    <w:rsid w:val="00CC03D6"/>
    <w:rsid w:val="00CC0438"/>
    <w:rsid w:val="00CC0747"/>
    <w:rsid w:val="00CC121D"/>
    <w:rsid w:val="00CC4085"/>
    <w:rsid w:val="00CC53AF"/>
    <w:rsid w:val="00CC60C1"/>
    <w:rsid w:val="00CD2C96"/>
    <w:rsid w:val="00CD3B6B"/>
    <w:rsid w:val="00CD400F"/>
    <w:rsid w:val="00CD40BE"/>
    <w:rsid w:val="00CD5CD7"/>
    <w:rsid w:val="00CE556E"/>
    <w:rsid w:val="00CF1F85"/>
    <w:rsid w:val="00CF21D4"/>
    <w:rsid w:val="00CF22F4"/>
    <w:rsid w:val="00CF2689"/>
    <w:rsid w:val="00CF377B"/>
    <w:rsid w:val="00CF3F14"/>
    <w:rsid w:val="00CF484E"/>
    <w:rsid w:val="00CF740F"/>
    <w:rsid w:val="00D00148"/>
    <w:rsid w:val="00D04313"/>
    <w:rsid w:val="00D04B46"/>
    <w:rsid w:val="00D05042"/>
    <w:rsid w:val="00D07EE4"/>
    <w:rsid w:val="00D13DF4"/>
    <w:rsid w:val="00D16FD2"/>
    <w:rsid w:val="00D2116E"/>
    <w:rsid w:val="00D22E83"/>
    <w:rsid w:val="00D234F7"/>
    <w:rsid w:val="00D241C3"/>
    <w:rsid w:val="00D250C7"/>
    <w:rsid w:val="00D26134"/>
    <w:rsid w:val="00D27210"/>
    <w:rsid w:val="00D2792A"/>
    <w:rsid w:val="00D3046F"/>
    <w:rsid w:val="00D31D6B"/>
    <w:rsid w:val="00D34A92"/>
    <w:rsid w:val="00D40A5D"/>
    <w:rsid w:val="00D40AD2"/>
    <w:rsid w:val="00D45140"/>
    <w:rsid w:val="00D46B07"/>
    <w:rsid w:val="00D51369"/>
    <w:rsid w:val="00D54A12"/>
    <w:rsid w:val="00D54C86"/>
    <w:rsid w:val="00D550F7"/>
    <w:rsid w:val="00D5791F"/>
    <w:rsid w:val="00D61127"/>
    <w:rsid w:val="00D613FB"/>
    <w:rsid w:val="00D67A36"/>
    <w:rsid w:val="00D71B6B"/>
    <w:rsid w:val="00D72390"/>
    <w:rsid w:val="00D73B25"/>
    <w:rsid w:val="00D74204"/>
    <w:rsid w:val="00D76F2E"/>
    <w:rsid w:val="00D8759D"/>
    <w:rsid w:val="00D87FCD"/>
    <w:rsid w:val="00D901B9"/>
    <w:rsid w:val="00D931EA"/>
    <w:rsid w:val="00D93797"/>
    <w:rsid w:val="00D93806"/>
    <w:rsid w:val="00D94016"/>
    <w:rsid w:val="00D97152"/>
    <w:rsid w:val="00DA17DE"/>
    <w:rsid w:val="00DA77AC"/>
    <w:rsid w:val="00DA7CD2"/>
    <w:rsid w:val="00DB2B98"/>
    <w:rsid w:val="00DB494F"/>
    <w:rsid w:val="00DC17CD"/>
    <w:rsid w:val="00DC1801"/>
    <w:rsid w:val="00DC5C3C"/>
    <w:rsid w:val="00DC74BD"/>
    <w:rsid w:val="00DC767D"/>
    <w:rsid w:val="00DD1CF0"/>
    <w:rsid w:val="00DD230D"/>
    <w:rsid w:val="00DD37F9"/>
    <w:rsid w:val="00DD44D6"/>
    <w:rsid w:val="00DD49F3"/>
    <w:rsid w:val="00DD6791"/>
    <w:rsid w:val="00DD7C3E"/>
    <w:rsid w:val="00DE13CE"/>
    <w:rsid w:val="00DE1CCF"/>
    <w:rsid w:val="00DE3376"/>
    <w:rsid w:val="00DE38A5"/>
    <w:rsid w:val="00DE4D19"/>
    <w:rsid w:val="00DE7081"/>
    <w:rsid w:val="00DE72EB"/>
    <w:rsid w:val="00DF2E48"/>
    <w:rsid w:val="00DF3713"/>
    <w:rsid w:val="00DF388E"/>
    <w:rsid w:val="00DF459D"/>
    <w:rsid w:val="00DF4980"/>
    <w:rsid w:val="00DF683D"/>
    <w:rsid w:val="00DF75EB"/>
    <w:rsid w:val="00DF782C"/>
    <w:rsid w:val="00E01D2C"/>
    <w:rsid w:val="00E028F7"/>
    <w:rsid w:val="00E03F09"/>
    <w:rsid w:val="00E05521"/>
    <w:rsid w:val="00E06D73"/>
    <w:rsid w:val="00E114C4"/>
    <w:rsid w:val="00E14E8B"/>
    <w:rsid w:val="00E16F45"/>
    <w:rsid w:val="00E1730D"/>
    <w:rsid w:val="00E2573E"/>
    <w:rsid w:val="00E30548"/>
    <w:rsid w:val="00E30614"/>
    <w:rsid w:val="00E33DA3"/>
    <w:rsid w:val="00E3544F"/>
    <w:rsid w:val="00E35476"/>
    <w:rsid w:val="00E403BC"/>
    <w:rsid w:val="00E441EC"/>
    <w:rsid w:val="00E47218"/>
    <w:rsid w:val="00E4777A"/>
    <w:rsid w:val="00E477B5"/>
    <w:rsid w:val="00E61F20"/>
    <w:rsid w:val="00E6544B"/>
    <w:rsid w:val="00E65E4E"/>
    <w:rsid w:val="00E67410"/>
    <w:rsid w:val="00E679B0"/>
    <w:rsid w:val="00E73D48"/>
    <w:rsid w:val="00E740D1"/>
    <w:rsid w:val="00E74923"/>
    <w:rsid w:val="00E75013"/>
    <w:rsid w:val="00E805DC"/>
    <w:rsid w:val="00E81107"/>
    <w:rsid w:val="00E81D44"/>
    <w:rsid w:val="00E874CE"/>
    <w:rsid w:val="00E9091E"/>
    <w:rsid w:val="00E9124D"/>
    <w:rsid w:val="00E91D9E"/>
    <w:rsid w:val="00E92E40"/>
    <w:rsid w:val="00E92EAC"/>
    <w:rsid w:val="00E93926"/>
    <w:rsid w:val="00EA06E0"/>
    <w:rsid w:val="00EA156F"/>
    <w:rsid w:val="00EA3DBA"/>
    <w:rsid w:val="00EA5882"/>
    <w:rsid w:val="00EA6793"/>
    <w:rsid w:val="00EA6983"/>
    <w:rsid w:val="00EA727A"/>
    <w:rsid w:val="00EB71C7"/>
    <w:rsid w:val="00EB749C"/>
    <w:rsid w:val="00EC0AA7"/>
    <w:rsid w:val="00EC1538"/>
    <w:rsid w:val="00EC2978"/>
    <w:rsid w:val="00EC72CE"/>
    <w:rsid w:val="00ED120F"/>
    <w:rsid w:val="00ED1EE9"/>
    <w:rsid w:val="00ED28AF"/>
    <w:rsid w:val="00EE05B8"/>
    <w:rsid w:val="00EE06BB"/>
    <w:rsid w:val="00EE158F"/>
    <w:rsid w:val="00EE4104"/>
    <w:rsid w:val="00EF071A"/>
    <w:rsid w:val="00EF1BCC"/>
    <w:rsid w:val="00EF203A"/>
    <w:rsid w:val="00EF3170"/>
    <w:rsid w:val="00EF50EA"/>
    <w:rsid w:val="00F01B24"/>
    <w:rsid w:val="00F035B0"/>
    <w:rsid w:val="00F03718"/>
    <w:rsid w:val="00F04EB6"/>
    <w:rsid w:val="00F05DCA"/>
    <w:rsid w:val="00F10769"/>
    <w:rsid w:val="00F10EBF"/>
    <w:rsid w:val="00F11D01"/>
    <w:rsid w:val="00F148A1"/>
    <w:rsid w:val="00F20E1C"/>
    <w:rsid w:val="00F210E6"/>
    <w:rsid w:val="00F232CC"/>
    <w:rsid w:val="00F24642"/>
    <w:rsid w:val="00F24B62"/>
    <w:rsid w:val="00F25342"/>
    <w:rsid w:val="00F25D9E"/>
    <w:rsid w:val="00F2758F"/>
    <w:rsid w:val="00F33832"/>
    <w:rsid w:val="00F33FFC"/>
    <w:rsid w:val="00F364DA"/>
    <w:rsid w:val="00F37416"/>
    <w:rsid w:val="00F43F3C"/>
    <w:rsid w:val="00F44EF6"/>
    <w:rsid w:val="00F53730"/>
    <w:rsid w:val="00F56418"/>
    <w:rsid w:val="00F62D26"/>
    <w:rsid w:val="00F63741"/>
    <w:rsid w:val="00F65E53"/>
    <w:rsid w:val="00F679D1"/>
    <w:rsid w:val="00F70601"/>
    <w:rsid w:val="00F70B46"/>
    <w:rsid w:val="00F74B61"/>
    <w:rsid w:val="00F763B6"/>
    <w:rsid w:val="00F7716D"/>
    <w:rsid w:val="00F7732E"/>
    <w:rsid w:val="00F7769C"/>
    <w:rsid w:val="00F824F8"/>
    <w:rsid w:val="00F843C2"/>
    <w:rsid w:val="00F90D83"/>
    <w:rsid w:val="00F940DC"/>
    <w:rsid w:val="00F95AFA"/>
    <w:rsid w:val="00F96800"/>
    <w:rsid w:val="00F96912"/>
    <w:rsid w:val="00FA02CC"/>
    <w:rsid w:val="00FA042D"/>
    <w:rsid w:val="00FA3481"/>
    <w:rsid w:val="00FA3C8C"/>
    <w:rsid w:val="00FA6CC1"/>
    <w:rsid w:val="00FB0186"/>
    <w:rsid w:val="00FB09A9"/>
    <w:rsid w:val="00FB26FC"/>
    <w:rsid w:val="00FB438C"/>
    <w:rsid w:val="00FB62C9"/>
    <w:rsid w:val="00FB6D46"/>
    <w:rsid w:val="00FB7346"/>
    <w:rsid w:val="00FC5310"/>
    <w:rsid w:val="00FC5464"/>
    <w:rsid w:val="00FD34C5"/>
    <w:rsid w:val="00FD3F0A"/>
    <w:rsid w:val="00FD6BD7"/>
    <w:rsid w:val="00FE2FAC"/>
    <w:rsid w:val="00FF38AA"/>
    <w:rsid w:val="00FF4385"/>
    <w:rsid w:val="00FF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A773F"/>
  <w15:docId w15:val="{0AB4DFC7-08CC-4753-88CB-B1EB60F7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a0">
    <w:name w:val="Normal"/>
    <w:qFormat/>
    <w:rsid w:val="00D11627"/>
    <w:pPr>
      <w:spacing w:after="60"/>
      <w:ind w:left="720"/>
      <w:jc w:val="both"/>
    </w:pPr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paragraph" w:styleId="1">
    <w:name w:val="heading 1"/>
    <w:basedOn w:val="a0"/>
    <w:link w:val="10"/>
    <w:qFormat/>
    <w:rsid w:val="00D65A6D"/>
    <w:pPr>
      <w:keepNext/>
      <w:pageBreakBefore/>
      <w:tabs>
        <w:tab w:val="left" w:pos="720"/>
      </w:tabs>
      <w:spacing w:after="360"/>
      <w:ind w:left="0"/>
      <w:jc w:val="left"/>
      <w:outlineLvl w:val="0"/>
    </w:pPr>
    <w:rPr>
      <w:rFonts w:cs="Arial"/>
      <w:b/>
      <w:bCs/>
      <w:sz w:val="28"/>
      <w:szCs w:val="28"/>
    </w:rPr>
  </w:style>
  <w:style w:type="paragraph" w:styleId="20">
    <w:name w:val="heading 2"/>
    <w:basedOn w:val="a0"/>
    <w:link w:val="21"/>
    <w:uiPriority w:val="9"/>
    <w:qFormat/>
    <w:rsid w:val="00D65A6D"/>
    <w:pPr>
      <w:keepNext/>
      <w:tabs>
        <w:tab w:val="left" w:pos="720"/>
      </w:tabs>
      <w:spacing w:before="240" w:after="120"/>
      <w:ind w:left="0"/>
      <w:jc w:val="left"/>
      <w:outlineLvl w:val="1"/>
    </w:pPr>
    <w:rPr>
      <w:rFonts w:cs="Arial"/>
      <w:b/>
      <w:bCs/>
      <w:sz w:val="24"/>
    </w:rPr>
  </w:style>
  <w:style w:type="paragraph" w:styleId="30">
    <w:name w:val="heading 3"/>
    <w:basedOn w:val="a0"/>
    <w:link w:val="31"/>
    <w:qFormat/>
    <w:rsid w:val="00D65A6D"/>
    <w:pPr>
      <w:keepNext/>
      <w:tabs>
        <w:tab w:val="left" w:pos="720"/>
      </w:tabs>
      <w:spacing w:before="120"/>
      <w:ind w:left="0"/>
      <w:jc w:val="left"/>
      <w:outlineLvl w:val="2"/>
    </w:pPr>
    <w:rPr>
      <w:rFonts w:cs="Arial"/>
      <w:b/>
      <w:bCs/>
      <w:sz w:val="22"/>
      <w:szCs w:val="22"/>
    </w:rPr>
  </w:style>
  <w:style w:type="paragraph" w:styleId="4">
    <w:name w:val="heading 4"/>
    <w:basedOn w:val="1"/>
    <w:link w:val="40"/>
    <w:uiPriority w:val="9"/>
    <w:qFormat/>
    <w:rsid w:val="00D65A6D"/>
    <w:pPr>
      <w:outlineLvl w:val="3"/>
    </w:pPr>
    <w:rPr>
      <w:rFonts w:cs="Times New Roman"/>
      <w:bCs w:val="0"/>
    </w:rPr>
  </w:style>
  <w:style w:type="paragraph" w:styleId="5">
    <w:name w:val="heading 5"/>
    <w:basedOn w:val="20"/>
    <w:link w:val="50"/>
    <w:uiPriority w:val="9"/>
    <w:qFormat/>
    <w:rsid w:val="00D65A6D"/>
    <w:pPr>
      <w:outlineLvl w:val="4"/>
    </w:pPr>
    <w:rPr>
      <w:rFonts w:cs="Times New Roman"/>
      <w:bCs w:val="0"/>
      <w:iCs/>
      <w:szCs w:val="26"/>
    </w:rPr>
  </w:style>
  <w:style w:type="paragraph" w:styleId="6">
    <w:name w:val="heading 6"/>
    <w:basedOn w:val="30"/>
    <w:link w:val="60"/>
    <w:uiPriority w:val="9"/>
    <w:qFormat/>
    <w:rsid w:val="00D65A6D"/>
    <w:pPr>
      <w:numPr>
        <w:ilvl w:val="5"/>
        <w:numId w:val="1"/>
      </w:numPr>
      <w:outlineLvl w:val="5"/>
    </w:pPr>
    <w:rPr>
      <w:rFonts w:cs="Times New Roman"/>
      <w:bCs w:val="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40D7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40D7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40D7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D65A6D"/>
    <w:rPr>
      <w:rFonts w:ascii="Arial" w:eastAsia="Times New Roman" w:hAnsi="Arial" w:cs="Arial"/>
      <w:b/>
      <w:bCs/>
      <w:color w:val="00000A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0"/>
    <w:uiPriority w:val="9"/>
    <w:qFormat/>
    <w:rsid w:val="00D65A6D"/>
    <w:rPr>
      <w:rFonts w:ascii="Arial" w:eastAsia="Times New Roman" w:hAnsi="Arial" w:cs="Arial"/>
      <w:b/>
      <w:bCs/>
      <w:color w:val="00000A"/>
      <w:sz w:val="24"/>
      <w:szCs w:val="24"/>
      <w:lang w:eastAsia="ru-RU"/>
    </w:rPr>
  </w:style>
  <w:style w:type="character" w:customStyle="1" w:styleId="31">
    <w:name w:val="Заголовок 3 Знак"/>
    <w:basedOn w:val="a1"/>
    <w:link w:val="30"/>
    <w:qFormat/>
    <w:rsid w:val="00D65A6D"/>
    <w:rPr>
      <w:rFonts w:ascii="Arial" w:eastAsia="Times New Roman" w:hAnsi="Arial" w:cs="Arial"/>
      <w:b/>
      <w:bCs/>
      <w:color w:val="00000A"/>
      <w:lang w:eastAsia="ru-RU"/>
    </w:rPr>
  </w:style>
  <w:style w:type="character" w:customStyle="1" w:styleId="40">
    <w:name w:val="Заголовок 4 Знак"/>
    <w:basedOn w:val="a1"/>
    <w:link w:val="4"/>
    <w:uiPriority w:val="9"/>
    <w:qFormat/>
    <w:rsid w:val="00D65A6D"/>
    <w:rPr>
      <w:rFonts w:ascii="Arial" w:eastAsia="Times New Roman" w:hAnsi="Arial" w:cs="Times New Roman"/>
      <w:b/>
      <w:color w:val="00000A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qFormat/>
    <w:rsid w:val="00D65A6D"/>
    <w:rPr>
      <w:rFonts w:ascii="Arial" w:eastAsia="Times New Roman" w:hAnsi="Arial" w:cs="Times New Roman"/>
      <w:b/>
      <w:iCs/>
      <w:color w:val="00000A"/>
      <w:sz w:val="24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"/>
    <w:qFormat/>
    <w:rsid w:val="00D65A6D"/>
    <w:rPr>
      <w:rFonts w:ascii="Arial" w:eastAsia="Times New Roman" w:hAnsi="Arial" w:cs="Times New Roman"/>
      <w:b/>
      <w:color w:val="00000A"/>
      <w:lang w:eastAsia="ru-RU"/>
    </w:rPr>
  </w:style>
  <w:style w:type="character" w:styleId="a4">
    <w:name w:val="Hyperlink"/>
    <w:basedOn w:val="a1"/>
    <w:uiPriority w:val="99"/>
    <w:unhideWhenUsed/>
    <w:rsid w:val="00D65A6D"/>
    <w:rPr>
      <w:color w:val="0563C1" w:themeColor="hyperlink"/>
      <w:u w:val="single"/>
    </w:rPr>
  </w:style>
  <w:style w:type="character" w:customStyle="1" w:styleId="a5">
    <w:name w:val="Заголовок таблицы Знак"/>
    <w:qFormat/>
    <w:rsid w:val="00D65A6D"/>
    <w:rPr>
      <w:rFonts w:ascii="Arial" w:hAnsi="Arial"/>
      <w:b/>
      <w:sz w:val="18"/>
      <w:szCs w:val="24"/>
      <w:lang w:val="ru-RU" w:eastAsia="ru-RU" w:bidi="ar-SA"/>
    </w:rPr>
  </w:style>
  <w:style w:type="character" w:customStyle="1" w:styleId="-0">
    <w:name w:val="Обычный - Отчет Знак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-1">
    <w:name w:val="Стиль маркированный - Отчет Знак"/>
    <w:basedOn w:val="-0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a6">
    <w:name w:val="Текст таблицы Знак"/>
    <w:qFormat/>
    <w:rsid w:val="00D65A6D"/>
    <w:rPr>
      <w:rFonts w:ascii="Arial" w:hAnsi="Arial" w:cs="Arial"/>
      <w:sz w:val="18"/>
      <w:szCs w:val="24"/>
      <w:lang w:val="ru-RU" w:eastAsia="ru-RU" w:bidi="ar-SA"/>
    </w:rPr>
  </w:style>
  <w:style w:type="character" w:customStyle="1" w:styleId="a7">
    <w:name w:val="Тип документа Знак"/>
    <w:qFormat/>
    <w:rsid w:val="00D65A6D"/>
    <w:rPr>
      <w:rFonts w:ascii="Arial" w:hAnsi="Arial" w:cs="Arial"/>
      <w:bCs/>
      <w:sz w:val="24"/>
      <w:szCs w:val="24"/>
      <w:lang w:val="ru-RU" w:eastAsia="ru-RU" w:bidi="ar-SA"/>
    </w:rPr>
  </w:style>
  <w:style w:type="character" w:customStyle="1" w:styleId="a8">
    <w:name w:val="Основной текст с отступом Знак"/>
    <w:basedOn w:val="a1"/>
    <w:qFormat/>
    <w:rsid w:val="00D65A6D"/>
    <w:rPr>
      <w:rFonts w:ascii="Arial" w:eastAsia="SimSun" w:hAnsi="Arial" w:cs="Arial"/>
      <w:b/>
      <w:sz w:val="24"/>
      <w:szCs w:val="24"/>
    </w:rPr>
  </w:style>
  <w:style w:type="character" w:styleId="a9">
    <w:name w:val="FollowedHyperlink"/>
    <w:basedOn w:val="a1"/>
    <w:uiPriority w:val="99"/>
    <w:unhideWhenUsed/>
    <w:qFormat/>
    <w:rsid w:val="00D65A6D"/>
    <w:rPr>
      <w:color w:val="800080"/>
      <w:u w:val="single"/>
    </w:rPr>
  </w:style>
  <w:style w:type="character" w:customStyle="1" w:styleId="aa">
    <w:name w:val="Ссылка указателя"/>
    <w:qFormat/>
    <w:rsid w:val="00D65A6D"/>
  </w:style>
  <w:style w:type="character" w:styleId="ab">
    <w:name w:val="Unresolved Mention"/>
    <w:basedOn w:val="a1"/>
    <w:uiPriority w:val="99"/>
    <w:semiHidden/>
    <w:unhideWhenUsed/>
    <w:qFormat/>
    <w:rsid w:val="00D65A6D"/>
    <w:rPr>
      <w:color w:val="605E5C"/>
      <w:shd w:val="clear" w:color="auto" w:fill="E1DFDD"/>
    </w:rPr>
  </w:style>
  <w:style w:type="character" w:customStyle="1" w:styleId="ac">
    <w:name w:val="Заголовок Знак"/>
    <w:basedOn w:val="a1"/>
    <w:link w:val="ad"/>
    <w:uiPriority w:val="10"/>
    <w:qFormat/>
    <w:rsid w:val="00D65A6D"/>
    <w:rPr>
      <w:rFonts w:ascii="Liberation Sans" w:eastAsia="Microsoft YaHei" w:hAnsi="Liberation Sans" w:cs="Lucida Sans"/>
      <w:color w:val="00000A"/>
      <w:sz w:val="28"/>
      <w:szCs w:val="28"/>
      <w:lang w:eastAsia="ru-RU"/>
    </w:rPr>
  </w:style>
  <w:style w:type="character" w:customStyle="1" w:styleId="ae">
    <w:name w:val="Основной текст Знак"/>
    <w:basedOn w:val="a1"/>
    <w:link w:val="af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0">
    <w:name w:val="Верхний колонтитул Знак"/>
    <w:basedOn w:val="a1"/>
    <w:link w:val="af1"/>
    <w:uiPriority w:val="99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2">
    <w:name w:val="Нижний колонтитул Знак"/>
    <w:basedOn w:val="a1"/>
    <w:link w:val="af3"/>
    <w:uiPriority w:val="99"/>
    <w:qFormat/>
    <w:rsid w:val="00D65A6D"/>
    <w:rPr>
      <w:rFonts w:ascii="Arial" w:eastAsia="Times New Roman" w:hAnsi="Arial" w:cs="Times New Roman"/>
      <w:color w:val="00000A"/>
      <w:sz w:val="18"/>
      <w:szCs w:val="24"/>
      <w:lang w:eastAsia="ru-RU"/>
    </w:rPr>
  </w:style>
  <w:style w:type="character" w:customStyle="1" w:styleId="af4">
    <w:name w:val="Текст выноски Знак"/>
    <w:basedOn w:val="a1"/>
    <w:link w:val="af5"/>
    <w:uiPriority w:val="99"/>
    <w:qFormat/>
    <w:rsid w:val="00D65A6D"/>
    <w:rPr>
      <w:rFonts w:ascii="Arial" w:eastAsia="Times New Roman" w:hAnsi="Arial" w:cs="Tahoma"/>
      <w:color w:val="00000A"/>
      <w:sz w:val="16"/>
      <w:szCs w:val="16"/>
      <w:lang w:eastAsia="ru-RU"/>
    </w:rPr>
  </w:style>
  <w:style w:type="character" w:customStyle="1" w:styleId="11">
    <w:name w:val="Основной текст с отступом Знак1"/>
    <w:basedOn w:val="a1"/>
    <w:link w:val="af6"/>
    <w:qFormat/>
    <w:rsid w:val="00D65A6D"/>
    <w:rPr>
      <w:rFonts w:ascii="Arial" w:eastAsia="SimSun" w:hAnsi="Arial" w:cs="Arial"/>
      <w:b/>
      <w:color w:val="00000A"/>
      <w:sz w:val="24"/>
      <w:szCs w:val="24"/>
      <w:lang w:eastAsia="ru-RU"/>
    </w:rPr>
  </w:style>
  <w:style w:type="character" w:customStyle="1" w:styleId="af7">
    <w:name w:val="Текст сноски Знак"/>
    <w:basedOn w:val="a1"/>
    <w:link w:val="af8"/>
    <w:uiPriority w:val="99"/>
    <w:qFormat/>
    <w:rsid w:val="00D65A6D"/>
    <w:rPr>
      <w:rFonts w:ascii="Arial" w:eastAsia="Times New Roman" w:hAnsi="Arial" w:cs="Times New Roman"/>
      <w:color w:val="00000A"/>
      <w:sz w:val="20"/>
      <w:szCs w:val="20"/>
      <w:lang w:eastAsia="ru-RU"/>
    </w:rPr>
  </w:style>
  <w:style w:type="character" w:customStyle="1" w:styleId="af9">
    <w:name w:val="Символ сноски"/>
    <w:uiPriority w:val="99"/>
    <w:unhideWhenUsed/>
    <w:qFormat/>
    <w:rsid w:val="00D65A6D"/>
    <w:rPr>
      <w:vertAlign w:val="superscript"/>
    </w:rPr>
  </w:style>
  <w:style w:type="character" w:styleId="afa">
    <w:name w:val="footnote reference"/>
    <w:rPr>
      <w:vertAlign w:val="superscript"/>
    </w:rPr>
  </w:style>
  <w:style w:type="character" w:styleId="afb">
    <w:name w:val="Placeholder Text"/>
    <w:basedOn w:val="a1"/>
    <w:uiPriority w:val="99"/>
    <w:semiHidden/>
    <w:qFormat/>
    <w:rsid w:val="00D65A6D"/>
    <w:rPr>
      <w:color w:val="808080"/>
    </w:rPr>
  </w:style>
  <w:style w:type="character" w:styleId="afc">
    <w:name w:val="annotation reference"/>
    <w:basedOn w:val="a1"/>
    <w:uiPriority w:val="99"/>
    <w:unhideWhenUsed/>
    <w:qFormat/>
    <w:rsid w:val="007532C6"/>
    <w:rPr>
      <w:sz w:val="16"/>
      <w:szCs w:val="16"/>
    </w:rPr>
  </w:style>
  <w:style w:type="character" w:customStyle="1" w:styleId="afd">
    <w:name w:val="Текст примечания Знак"/>
    <w:basedOn w:val="a1"/>
    <w:link w:val="afe"/>
    <w:uiPriority w:val="99"/>
    <w:qFormat/>
    <w:rsid w:val="007532C6"/>
    <w:rPr>
      <w:kern w:val="2"/>
      <w:sz w:val="20"/>
      <w:szCs w:val="20"/>
      <w14:ligatures w14:val="standardContextual"/>
    </w:rPr>
  </w:style>
  <w:style w:type="character" w:customStyle="1" w:styleId="70">
    <w:name w:val="Заголовок 7 Знак"/>
    <w:basedOn w:val="a1"/>
    <w:link w:val="7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qFormat/>
    <w:rsid w:val="00440D7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22">
    <w:name w:val="Основной текст 2 Знак"/>
    <w:basedOn w:val="a1"/>
    <w:link w:val="2"/>
    <w:uiPriority w:val="99"/>
    <w:qFormat/>
    <w:rsid w:val="00440D72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32">
    <w:name w:val="Основной текст 3 Знак"/>
    <w:basedOn w:val="a1"/>
    <w:link w:val="3"/>
    <w:uiPriority w:val="99"/>
    <w:qFormat/>
    <w:rsid w:val="00440D72"/>
    <w:rPr>
      <w:rFonts w:ascii="Arial" w:eastAsia="Times New Roman" w:hAnsi="Arial" w:cs="Times New Roman"/>
      <w:color w:val="00000A"/>
      <w:sz w:val="16"/>
      <w:szCs w:val="16"/>
      <w:lang w:eastAsia="ru-RU"/>
    </w:rPr>
  </w:style>
  <w:style w:type="character" w:customStyle="1" w:styleId="aff">
    <w:name w:val="Тема примечания Знак"/>
    <w:basedOn w:val="afd"/>
    <w:link w:val="aff0"/>
    <w:uiPriority w:val="99"/>
    <w:qFormat/>
    <w:rsid w:val="009B649F"/>
    <w:rPr>
      <w:rFonts w:ascii="Arial" w:eastAsia="Times New Roman" w:hAnsi="Arial" w:cs="Times New Roman"/>
      <w:b/>
      <w:bCs/>
      <w:color w:val="00000A"/>
      <w:kern w:val="2"/>
      <w:sz w:val="20"/>
      <w:szCs w:val="20"/>
      <w:lang w:eastAsia="ru-RU"/>
      <w14:ligatures w14:val="standardContextual"/>
    </w:rPr>
  </w:style>
  <w:style w:type="character" w:customStyle="1" w:styleId="aff1">
    <w:name w:val="Абзац списка Знак"/>
    <w:basedOn w:val="a1"/>
    <w:link w:val="aff2"/>
    <w:uiPriority w:val="34"/>
    <w:qFormat/>
    <w:rsid w:val="00E0705A"/>
    <w:rPr>
      <w:color w:val="00000A"/>
    </w:rPr>
  </w:style>
  <w:style w:type="character" w:customStyle="1" w:styleId="23">
    <w:name w:val="Основной текст с отступом 2 Знак"/>
    <w:basedOn w:val="a1"/>
    <w:link w:val="24"/>
    <w:uiPriority w:val="99"/>
    <w:qFormat/>
    <w:rsid w:val="00A046A0"/>
    <w:rPr>
      <w:rFonts w:ascii="Times New Roman" w:eastAsia="Times New Roman" w:hAnsi="Times New Roman" w:cs="Times New Roman"/>
      <w:lang w:eastAsia="ru-RU"/>
    </w:rPr>
  </w:style>
  <w:style w:type="character" w:customStyle="1" w:styleId="33">
    <w:name w:val="Об 3 нум Знак"/>
    <w:link w:val="34"/>
    <w:qFormat/>
    <w:rsid w:val="00A046A0"/>
    <w:rPr>
      <w:rFonts w:ascii="Times New Roman" w:eastAsia="Times New Roman" w:hAnsi="Times New Roman" w:cs="Times New Roman"/>
      <w:lang w:eastAsia="ru-RU"/>
    </w:rPr>
  </w:style>
  <w:style w:type="character" w:styleId="aff3">
    <w:name w:val="Strong"/>
    <w:uiPriority w:val="22"/>
    <w:qFormat/>
    <w:rsid w:val="00A046A0"/>
    <w:rPr>
      <w:b/>
      <w:bCs/>
    </w:rPr>
  </w:style>
  <w:style w:type="character" w:styleId="aff4">
    <w:name w:val="Emphasis"/>
    <w:uiPriority w:val="20"/>
    <w:qFormat/>
    <w:rsid w:val="00A046A0"/>
    <w:rPr>
      <w:i/>
      <w:iCs/>
    </w:rPr>
  </w:style>
  <w:style w:type="character" w:customStyle="1" w:styleId="aff5">
    <w:name w:val="Подзаголовок Знак"/>
    <w:basedOn w:val="a1"/>
    <w:link w:val="aff6"/>
    <w:uiPriority w:val="11"/>
    <w:qFormat/>
    <w:rsid w:val="00A046A0"/>
    <w:rPr>
      <w:rFonts w:ascii="Calibri Light" w:eastAsia="Times New Roman" w:hAnsi="Calibri Light" w:cs="Times New Roman"/>
      <w:sz w:val="24"/>
      <w:szCs w:val="24"/>
      <w:lang w:eastAsia="ru-RU"/>
    </w:rPr>
  </w:style>
  <w:style w:type="character" w:customStyle="1" w:styleId="aff7">
    <w:name w:val="Основной текст_"/>
    <w:basedOn w:val="a1"/>
    <w:link w:val="12"/>
    <w:qFormat/>
    <w:rsid w:val="00A046A0"/>
  </w:style>
  <w:style w:type="character" w:customStyle="1" w:styleId="13">
    <w:name w:val="Неразрешенное упоминание1"/>
    <w:basedOn w:val="a1"/>
    <w:uiPriority w:val="99"/>
    <w:semiHidden/>
    <w:unhideWhenUsed/>
    <w:qFormat/>
    <w:rsid w:val="00A046A0"/>
    <w:rPr>
      <w:color w:val="605E5C"/>
      <w:shd w:val="clear" w:color="auto" w:fill="E1DFDD"/>
    </w:rPr>
  </w:style>
  <w:style w:type="paragraph" w:styleId="ad">
    <w:name w:val="Title"/>
    <w:basedOn w:val="a0"/>
    <w:next w:val="af"/>
    <w:link w:val="ac"/>
    <w:uiPriority w:val="10"/>
    <w:qFormat/>
    <w:rsid w:val="00D65A6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">
    <w:name w:val="Body Text"/>
    <w:basedOn w:val="a0"/>
    <w:link w:val="ae"/>
    <w:rsid w:val="00D65A6D"/>
    <w:pPr>
      <w:spacing w:after="140" w:line="276" w:lineRule="auto"/>
    </w:pPr>
  </w:style>
  <w:style w:type="paragraph" w:styleId="aff8">
    <w:name w:val="List"/>
    <w:basedOn w:val="af"/>
    <w:rsid w:val="00D65A6D"/>
    <w:rPr>
      <w:rFonts w:cs="Lucida Sans"/>
    </w:rPr>
  </w:style>
  <w:style w:type="paragraph" w:styleId="aff9">
    <w:name w:val="caption"/>
    <w:basedOn w:val="a0"/>
    <w:qFormat/>
    <w:rsid w:val="00D65A6D"/>
    <w:pPr>
      <w:suppressLineNumbers/>
      <w:spacing w:before="120" w:after="120"/>
    </w:pPr>
    <w:rPr>
      <w:rFonts w:cs="Lucida Sans"/>
      <w:i/>
      <w:iCs/>
      <w:sz w:val="24"/>
    </w:rPr>
  </w:style>
  <w:style w:type="paragraph" w:styleId="affa">
    <w:name w:val="index heading"/>
    <w:basedOn w:val="ad"/>
  </w:style>
  <w:style w:type="paragraph" w:styleId="14">
    <w:name w:val="index 1"/>
    <w:basedOn w:val="a0"/>
    <w:next w:val="a0"/>
    <w:autoRedefine/>
    <w:uiPriority w:val="99"/>
    <w:semiHidden/>
    <w:unhideWhenUsed/>
    <w:qFormat/>
    <w:rsid w:val="00D65A6D"/>
    <w:pPr>
      <w:spacing w:after="0"/>
      <w:ind w:left="200" w:hanging="200"/>
    </w:pPr>
  </w:style>
  <w:style w:type="paragraph" w:customStyle="1" w:styleId="affb">
    <w:name w:val="Колонтитул"/>
    <w:basedOn w:val="a0"/>
    <w:qFormat/>
  </w:style>
  <w:style w:type="paragraph" w:styleId="af1">
    <w:name w:val="header"/>
    <w:basedOn w:val="a0"/>
    <w:link w:val="af0"/>
    <w:uiPriority w:val="99"/>
    <w:rsid w:val="00D65A6D"/>
    <w:pPr>
      <w:tabs>
        <w:tab w:val="center" w:pos="4677"/>
        <w:tab w:val="right" w:pos="9355"/>
      </w:tabs>
      <w:ind w:left="0"/>
    </w:pPr>
  </w:style>
  <w:style w:type="paragraph" w:customStyle="1" w:styleId="affc">
    <w:name w:val="Объект"/>
    <w:basedOn w:val="a0"/>
    <w:qFormat/>
    <w:rsid w:val="00D65A6D"/>
  </w:style>
  <w:style w:type="paragraph" w:customStyle="1" w:styleId="affd">
    <w:name w:val="ДанныеТаблицы"/>
    <w:basedOn w:val="a0"/>
    <w:qFormat/>
    <w:rsid w:val="00D65A6D"/>
    <w:rPr>
      <w:rFonts w:ascii="Tahoma" w:hAnsi="Tahoma"/>
      <w:sz w:val="18"/>
      <w:szCs w:val="18"/>
    </w:rPr>
  </w:style>
  <w:style w:type="paragraph" w:styleId="41">
    <w:name w:val="toc 4"/>
    <w:basedOn w:val="a0"/>
    <w:autoRedefine/>
    <w:uiPriority w:val="39"/>
    <w:rsid w:val="00D65A6D"/>
    <w:pPr>
      <w:ind w:left="600"/>
    </w:pPr>
  </w:style>
  <w:style w:type="paragraph" w:styleId="51">
    <w:name w:val="toc 5"/>
    <w:basedOn w:val="a0"/>
    <w:autoRedefine/>
    <w:uiPriority w:val="39"/>
    <w:rsid w:val="00D65A6D"/>
    <w:pPr>
      <w:ind w:left="800"/>
    </w:pPr>
  </w:style>
  <w:style w:type="paragraph" w:styleId="affe">
    <w:name w:val="Normal Indent"/>
    <w:basedOn w:val="a0"/>
    <w:unhideWhenUsed/>
    <w:qFormat/>
    <w:rsid w:val="00D65A6D"/>
    <w:pPr>
      <w:spacing w:before="120" w:after="120"/>
      <w:ind w:left="680"/>
    </w:pPr>
    <w:rPr>
      <w:rFonts w:ascii="Times New Roman" w:hAnsi="Times New Roman"/>
      <w:sz w:val="24"/>
      <w:szCs w:val="20"/>
    </w:rPr>
  </w:style>
  <w:style w:type="paragraph" w:customStyle="1" w:styleId="afff">
    <w:name w:val="Содержимое таблицы"/>
    <w:basedOn w:val="a0"/>
    <w:qFormat/>
    <w:rsid w:val="00D65A6D"/>
  </w:style>
  <w:style w:type="paragraph" w:customStyle="1" w:styleId="afff0">
    <w:name w:val="Заголовок таблицы"/>
    <w:basedOn w:val="a0"/>
    <w:qFormat/>
    <w:rsid w:val="00D65A6D"/>
    <w:pPr>
      <w:keepLines/>
      <w:spacing w:before="120" w:after="120"/>
      <w:ind w:left="0"/>
      <w:jc w:val="center"/>
    </w:pPr>
    <w:rPr>
      <w:b/>
      <w:sz w:val="18"/>
    </w:rPr>
  </w:style>
  <w:style w:type="paragraph" w:customStyle="1" w:styleId="afff1">
    <w:name w:val="Название документа"/>
    <w:autoRedefine/>
    <w:qFormat/>
    <w:rsid w:val="00D65A6D"/>
    <w:pPr>
      <w:spacing w:after="240"/>
      <w:ind w:right="567"/>
      <w:jc w:val="center"/>
    </w:pPr>
    <w:rPr>
      <w:rFonts w:ascii="Arial" w:eastAsia="Times New Roman" w:hAnsi="Arial" w:cs="Arial"/>
      <w:b/>
      <w:bCs/>
      <w:color w:val="00000A"/>
      <w:sz w:val="36"/>
      <w:szCs w:val="36"/>
      <w:lang w:eastAsia="ru-RU"/>
    </w:rPr>
  </w:style>
  <w:style w:type="paragraph" w:customStyle="1" w:styleId="afff2">
    <w:name w:val="Название компании"/>
    <w:basedOn w:val="a0"/>
    <w:autoRedefine/>
    <w:qFormat/>
    <w:rsid w:val="00D65A6D"/>
    <w:pPr>
      <w:ind w:left="0" w:right="567"/>
      <w:jc w:val="center"/>
    </w:pPr>
    <w:rPr>
      <w:sz w:val="24"/>
    </w:rPr>
  </w:style>
  <w:style w:type="paragraph" w:styleId="af3">
    <w:name w:val="footer"/>
    <w:basedOn w:val="a0"/>
    <w:link w:val="af2"/>
    <w:uiPriority w:val="99"/>
    <w:rsid w:val="00D65A6D"/>
    <w:pPr>
      <w:tabs>
        <w:tab w:val="center" w:pos="4677"/>
        <w:tab w:val="right" w:pos="9355"/>
      </w:tabs>
      <w:ind w:left="0"/>
      <w:jc w:val="left"/>
    </w:pPr>
    <w:rPr>
      <w:sz w:val="18"/>
    </w:rPr>
  </w:style>
  <w:style w:type="paragraph" w:customStyle="1" w:styleId="-3">
    <w:name w:val="Обычный - Отчет"/>
    <w:basedOn w:val="a0"/>
    <w:qFormat/>
    <w:rsid w:val="00D65A6D"/>
    <w:pPr>
      <w:ind w:left="0"/>
    </w:pPr>
  </w:style>
  <w:style w:type="paragraph" w:styleId="15">
    <w:name w:val="toc 1"/>
    <w:basedOn w:val="a0"/>
    <w:autoRedefine/>
    <w:uiPriority w:val="39"/>
    <w:rsid w:val="00D65A6D"/>
    <w:pPr>
      <w:tabs>
        <w:tab w:val="left" w:pos="720"/>
        <w:tab w:val="right" w:leader="dot" w:pos="9627"/>
      </w:tabs>
      <w:ind w:left="360"/>
    </w:pPr>
  </w:style>
  <w:style w:type="paragraph" w:styleId="25">
    <w:name w:val="toc 2"/>
    <w:basedOn w:val="a0"/>
    <w:autoRedefine/>
    <w:uiPriority w:val="39"/>
    <w:rsid w:val="00D65A6D"/>
    <w:pPr>
      <w:tabs>
        <w:tab w:val="left" w:pos="1260"/>
        <w:tab w:val="right" w:leader="dot" w:pos="9627"/>
      </w:tabs>
      <w:ind w:left="0"/>
    </w:pPr>
    <w:rPr>
      <w:rFonts w:ascii="Times New Roman" w:eastAsia="SimSun" w:hAnsi="Times New Roman"/>
      <w:i/>
      <w:szCs w:val="20"/>
    </w:rPr>
  </w:style>
  <w:style w:type="paragraph" w:styleId="35">
    <w:name w:val="toc 3"/>
    <w:basedOn w:val="a0"/>
    <w:autoRedefine/>
    <w:uiPriority w:val="39"/>
    <w:rsid w:val="00D65A6D"/>
    <w:pPr>
      <w:ind w:left="440"/>
    </w:pPr>
  </w:style>
  <w:style w:type="paragraph" w:customStyle="1" w:styleId="afff3">
    <w:name w:val="Содержание"/>
    <w:qFormat/>
    <w:rsid w:val="00D65A6D"/>
    <w:pPr>
      <w:spacing w:after="120"/>
    </w:pPr>
    <w:rPr>
      <w:rFonts w:ascii="Arial" w:eastAsia="Times New Roman" w:hAnsi="Arial" w:cs="Arial"/>
      <w:b/>
      <w:bCs/>
      <w:color w:val="00000A"/>
      <w:sz w:val="28"/>
      <w:lang w:eastAsia="ru-RU"/>
    </w:rPr>
  </w:style>
  <w:style w:type="paragraph" w:customStyle="1" w:styleId="-4">
    <w:name w:val="Стиль маркированный - Отчет"/>
    <w:basedOn w:val="-3"/>
    <w:qFormat/>
    <w:rsid w:val="00D65A6D"/>
    <w:pPr>
      <w:tabs>
        <w:tab w:val="left" w:pos="1209"/>
      </w:tabs>
      <w:ind w:left="1209"/>
    </w:pPr>
  </w:style>
  <w:style w:type="paragraph" w:customStyle="1" w:styleId="-5">
    <w:name w:val="Стиль нумерованный - Отчет"/>
    <w:basedOn w:val="a0"/>
    <w:qFormat/>
    <w:rsid w:val="00D65A6D"/>
    <w:pPr>
      <w:tabs>
        <w:tab w:val="left" w:pos="720"/>
      </w:tabs>
      <w:ind w:left="0"/>
    </w:pPr>
  </w:style>
  <w:style w:type="paragraph" w:styleId="af5">
    <w:name w:val="Balloon Text"/>
    <w:basedOn w:val="a0"/>
    <w:link w:val="af4"/>
    <w:uiPriority w:val="99"/>
    <w:qFormat/>
    <w:rsid w:val="00D65A6D"/>
    <w:rPr>
      <w:rFonts w:cs="Tahoma"/>
      <w:sz w:val="16"/>
      <w:szCs w:val="16"/>
    </w:rPr>
  </w:style>
  <w:style w:type="paragraph" w:customStyle="1" w:styleId="afff4">
    <w:name w:val="Текст таблицы"/>
    <w:basedOn w:val="a0"/>
    <w:qFormat/>
    <w:rsid w:val="00D65A6D"/>
    <w:pPr>
      <w:keepLines/>
      <w:spacing w:before="60"/>
      <w:ind w:left="0"/>
      <w:jc w:val="left"/>
    </w:pPr>
    <w:rPr>
      <w:rFonts w:cs="Arial"/>
      <w:sz w:val="18"/>
    </w:rPr>
  </w:style>
  <w:style w:type="paragraph" w:customStyle="1" w:styleId="afff5">
    <w:name w:val="Тип документа"/>
    <w:autoRedefine/>
    <w:qFormat/>
    <w:rsid w:val="00D65A6D"/>
    <w:pPr>
      <w:ind w:right="567"/>
      <w:jc w:val="center"/>
    </w:pPr>
    <w:rPr>
      <w:rFonts w:ascii="Arial" w:eastAsia="Times New Roman" w:hAnsi="Arial" w:cs="Arial"/>
      <w:bCs/>
      <w:color w:val="00000A"/>
      <w:sz w:val="24"/>
      <w:szCs w:val="24"/>
      <w:lang w:eastAsia="ru-RU"/>
    </w:rPr>
  </w:style>
  <w:style w:type="paragraph" w:customStyle="1" w:styleId="afff6">
    <w:name w:val="Утвеждаю"/>
    <w:basedOn w:val="a0"/>
    <w:qFormat/>
    <w:rsid w:val="00D65A6D"/>
    <w:pPr>
      <w:ind w:left="5220"/>
    </w:pPr>
  </w:style>
  <w:style w:type="paragraph" w:styleId="af6">
    <w:name w:val="Body Text Indent"/>
    <w:basedOn w:val="a0"/>
    <w:link w:val="11"/>
    <w:unhideWhenUsed/>
    <w:rsid w:val="00D65A6D"/>
    <w:pPr>
      <w:pageBreakBefore/>
      <w:spacing w:before="120" w:after="120"/>
      <w:ind w:left="283"/>
      <w:jc w:val="center"/>
    </w:pPr>
    <w:rPr>
      <w:rFonts w:eastAsia="SimSun" w:cs="Arial"/>
      <w:b/>
      <w:sz w:val="24"/>
    </w:rPr>
  </w:style>
  <w:style w:type="paragraph" w:customStyle="1" w:styleId="afff7">
    <w:name w:val="НазваниеПроцессБезКода"/>
    <w:basedOn w:val="a0"/>
    <w:qFormat/>
    <w:rsid w:val="00D65A6D"/>
    <w:pPr>
      <w:tabs>
        <w:tab w:val="left" w:pos="3810"/>
      </w:tabs>
      <w:jc w:val="center"/>
    </w:pPr>
    <w:rPr>
      <w:rFonts w:cs="Arial"/>
      <w:b/>
      <w:sz w:val="24"/>
    </w:rPr>
  </w:style>
  <w:style w:type="paragraph" w:customStyle="1" w:styleId="CellHeading">
    <w:name w:val="CellHeading"/>
    <w:basedOn w:val="a0"/>
    <w:qFormat/>
    <w:rsid w:val="00D65A6D"/>
    <w:pPr>
      <w:spacing w:before="120" w:after="0"/>
      <w:ind w:left="0" w:firstLine="567"/>
      <w:jc w:val="center"/>
    </w:pPr>
    <w:rPr>
      <w:rFonts w:ascii="Times New Roman" w:hAnsi="Times New Roman"/>
      <w:b/>
      <w:sz w:val="22"/>
      <w:szCs w:val="20"/>
    </w:rPr>
  </w:style>
  <w:style w:type="paragraph" w:customStyle="1" w:styleId="CellBody">
    <w:name w:val="CellBody"/>
    <w:basedOn w:val="a0"/>
    <w:qFormat/>
    <w:rsid w:val="00D65A6D"/>
    <w:pPr>
      <w:spacing w:before="60" w:after="0"/>
      <w:ind w:left="0" w:firstLine="567"/>
    </w:pPr>
    <w:rPr>
      <w:rFonts w:ascii="Times New Roman" w:hAnsi="Times New Roman"/>
      <w:sz w:val="22"/>
      <w:szCs w:val="20"/>
    </w:rPr>
  </w:style>
  <w:style w:type="paragraph" w:customStyle="1" w:styleId="afff8">
    <w:name w:val="НазвПроц"/>
    <w:basedOn w:val="afff7"/>
    <w:qFormat/>
    <w:rsid w:val="00D65A6D"/>
    <w:pPr>
      <w:ind w:left="0"/>
    </w:pPr>
    <w:rPr>
      <w:rFonts w:ascii="Times New Roman" w:hAnsi="Times New Roman" w:cs="Times New Roman"/>
      <w:sz w:val="28"/>
      <w:szCs w:val="28"/>
    </w:rPr>
  </w:style>
  <w:style w:type="paragraph" w:customStyle="1" w:styleId="afff9">
    <w:name w:val="КодДок"/>
    <w:basedOn w:val="a0"/>
    <w:qFormat/>
    <w:rsid w:val="00D65A6D"/>
    <w:pPr>
      <w:tabs>
        <w:tab w:val="left" w:pos="3810"/>
      </w:tabs>
      <w:ind w:left="0"/>
      <w:jc w:val="center"/>
    </w:pPr>
    <w:rPr>
      <w:rFonts w:ascii="Times New Roman" w:hAnsi="Times New Roman"/>
      <w:b/>
      <w:sz w:val="24"/>
    </w:rPr>
  </w:style>
  <w:style w:type="paragraph" w:customStyle="1" w:styleId="afffa">
    <w:name w:val="Введен"/>
    <w:basedOn w:val="a0"/>
    <w:qFormat/>
    <w:rsid w:val="00D65A6D"/>
    <w:pPr>
      <w:spacing w:after="0"/>
      <w:ind w:left="0"/>
      <w:jc w:val="left"/>
    </w:pPr>
    <w:rPr>
      <w:rFonts w:ascii="Times New Roman" w:hAnsi="Times New Roman"/>
      <w:sz w:val="22"/>
      <w:szCs w:val="22"/>
    </w:rPr>
  </w:style>
  <w:style w:type="paragraph" w:styleId="afffb">
    <w:name w:val="TOC Heading"/>
    <w:basedOn w:val="1"/>
    <w:uiPriority w:val="39"/>
    <w:unhideWhenUsed/>
    <w:qFormat/>
    <w:rsid w:val="00D65A6D"/>
    <w:pPr>
      <w:keepLines/>
      <w:pageBreakBefore w:val="0"/>
      <w:spacing w:before="480" w:after="0" w:line="276" w:lineRule="auto"/>
      <w:ind w:left="720"/>
    </w:pPr>
    <w:rPr>
      <w:rFonts w:ascii="Cambria" w:hAnsi="Cambria" w:cs="Times New Roman"/>
      <w:color w:val="365F91"/>
      <w:lang w:eastAsia="en-US"/>
    </w:rPr>
  </w:style>
  <w:style w:type="paragraph" w:styleId="aff2">
    <w:name w:val="List Paragraph"/>
    <w:basedOn w:val="a0"/>
    <w:link w:val="aff1"/>
    <w:uiPriority w:val="34"/>
    <w:qFormat/>
    <w:rsid w:val="00D65A6D"/>
    <w:pPr>
      <w:spacing w:after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xl65">
    <w:name w:val="xl6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6">
    <w:name w:val="xl66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7">
    <w:name w:val="xl67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68">
    <w:name w:val="xl68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9">
    <w:name w:val="xl69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0">
    <w:name w:val="xl7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1">
    <w:name w:val="xl71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2">
    <w:name w:val="xl7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3">
    <w:name w:val="xl73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4">
    <w:name w:val="xl7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5">
    <w:name w:val="xl75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6">
    <w:name w:val="xl76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7">
    <w:name w:val="xl77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8">
    <w:name w:val="xl7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9">
    <w:name w:val="xl79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0">
    <w:name w:val="xl8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1">
    <w:name w:val="xl81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2">
    <w:name w:val="xl8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3">
    <w:name w:val="xl83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4">
    <w:name w:val="xl84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5">
    <w:name w:val="xl8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6">
    <w:name w:val="xl86"/>
    <w:basedOn w:val="a0"/>
    <w:qFormat/>
    <w:rsid w:val="00D65A6D"/>
    <w:pPr>
      <w:pBdr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7">
    <w:name w:val="xl87"/>
    <w:basedOn w:val="a0"/>
    <w:qFormat/>
    <w:rsid w:val="00D65A6D"/>
    <w:pPr>
      <w:pBdr>
        <w:top w:val="single" w:sz="4" w:space="0" w:color="00000A"/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8">
    <w:name w:val="xl8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9">
    <w:name w:val="xl89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90">
    <w:name w:val="xl90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91">
    <w:name w:val="xl91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2">
    <w:name w:val="xl92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3">
    <w:name w:val="xl93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4">
    <w:name w:val="xl94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5">
    <w:name w:val="xl95"/>
    <w:basedOn w:val="a0"/>
    <w:qFormat/>
    <w:rsid w:val="00D65A6D"/>
    <w:pPr>
      <w:pBdr>
        <w:top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6">
    <w:name w:val="xl96"/>
    <w:basedOn w:val="a0"/>
    <w:qFormat/>
    <w:rsid w:val="00D65A6D"/>
    <w:pPr>
      <w:pBdr>
        <w:top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7">
    <w:name w:val="xl97"/>
    <w:basedOn w:val="a0"/>
    <w:qFormat/>
    <w:rsid w:val="00D65A6D"/>
    <w:pPr>
      <w:pBdr>
        <w:lef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8">
    <w:name w:val="xl98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9">
    <w:name w:val="xl99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0">
    <w:name w:val="xl100"/>
    <w:basedOn w:val="a0"/>
    <w:qFormat/>
    <w:rsid w:val="00D65A6D"/>
    <w:pPr>
      <w:pBdr>
        <w:top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1">
    <w:name w:val="xl101"/>
    <w:basedOn w:val="a0"/>
    <w:qFormat/>
    <w:rsid w:val="00D65A6D"/>
    <w:pPr>
      <w:pBdr>
        <w:top w:val="single" w:sz="8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2">
    <w:name w:val="xl102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3">
    <w:name w:val="xl103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4">
    <w:name w:val="xl10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5">
    <w:name w:val="xl105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6">
    <w:name w:val="xl106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7">
    <w:name w:val="xl107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Standard">
    <w:name w:val="Standard"/>
    <w:qFormat/>
    <w:rsid w:val="00D65A6D"/>
    <w:pPr>
      <w:textAlignment w:val="baseline"/>
    </w:pPr>
    <w:rPr>
      <w:rFonts w:ascii="Liberation Serif" w:eastAsia="SimSun" w:hAnsi="Liberation Serif" w:cs="Mangal"/>
      <w:color w:val="00000A"/>
      <w:sz w:val="24"/>
      <w:szCs w:val="24"/>
      <w:lang w:val="en-US" w:eastAsia="zh-CN" w:bidi="hi-IN"/>
    </w:rPr>
  </w:style>
  <w:style w:type="paragraph" w:styleId="af8">
    <w:name w:val="footnote text"/>
    <w:basedOn w:val="a0"/>
    <w:link w:val="af7"/>
    <w:uiPriority w:val="99"/>
    <w:unhideWhenUsed/>
    <w:rsid w:val="00D65A6D"/>
    <w:pPr>
      <w:spacing w:after="0"/>
    </w:pPr>
    <w:rPr>
      <w:szCs w:val="20"/>
    </w:rPr>
  </w:style>
  <w:style w:type="paragraph" w:styleId="afe">
    <w:name w:val="annotation text"/>
    <w:basedOn w:val="a0"/>
    <w:link w:val="afd"/>
    <w:uiPriority w:val="99"/>
    <w:unhideWhenUsed/>
    <w:qFormat/>
    <w:rsid w:val="007532C6"/>
    <w:pPr>
      <w:spacing w:after="160"/>
      <w:ind w:left="0"/>
      <w:jc w:val="left"/>
    </w:pPr>
    <w:rPr>
      <w:rFonts w:asciiTheme="minorHAnsi" w:eastAsiaTheme="minorHAnsi" w:hAnsiTheme="minorHAnsi" w:cstheme="minorBidi"/>
      <w:color w:val="auto"/>
      <w:kern w:val="2"/>
      <w:szCs w:val="20"/>
      <w:lang w:eastAsia="en-US"/>
      <w14:ligatures w14:val="standardContextual"/>
    </w:rPr>
  </w:style>
  <w:style w:type="paragraph" w:styleId="2">
    <w:name w:val="Body Text 2"/>
    <w:basedOn w:val="a0"/>
    <w:link w:val="22"/>
    <w:uiPriority w:val="99"/>
    <w:unhideWhenUsed/>
    <w:qFormat/>
    <w:rsid w:val="00440D72"/>
    <w:pPr>
      <w:numPr>
        <w:ilvl w:val="2"/>
        <w:numId w:val="1"/>
      </w:numPr>
      <w:spacing w:after="120" w:line="480" w:lineRule="auto"/>
    </w:pPr>
  </w:style>
  <w:style w:type="paragraph" w:styleId="3">
    <w:name w:val="Body Text 3"/>
    <w:basedOn w:val="a0"/>
    <w:link w:val="32"/>
    <w:uiPriority w:val="99"/>
    <w:unhideWhenUsed/>
    <w:qFormat/>
    <w:rsid w:val="00440D72"/>
    <w:pPr>
      <w:numPr>
        <w:ilvl w:val="3"/>
        <w:numId w:val="1"/>
      </w:numPr>
      <w:spacing w:after="120"/>
    </w:pPr>
    <w:rPr>
      <w:sz w:val="16"/>
      <w:szCs w:val="16"/>
    </w:rPr>
  </w:style>
  <w:style w:type="paragraph" w:styleId="aff0">
    <w:name w:val="annotation subject"/>
    <w:basedOn w:val="afe"/>
    <w:next w:val="afe"/>
    <w:link w:val="aff"/>
    <w:uiPriority w:val="99"/>
    <w:unhideWhenUsed/>
    <w:qFormat/>
    <w:rsid w:val="009B649F"/>
    <w:pPr>
      <w:spacing w:after="60"/>
      <w:ind w:left="720"/>
      <w:jc w:val="both"/>
    </w:pPr>
    <w:rPr>
      <w:rFonts w:ascii="Arial" w:eastAsia="Times New Roman" w:hAnsi="Arial" w:cs="Times New Roman"/>
      <w:b/>
      <w:bCs/>
      <w:color w:val="00000A"/>
      <w:kern w:val="0"/>
      <w:lang w:eastAsia="ru-RU"/>
      <w14:ligatures w14:val="none"/>
    </w:rPr>
  </w:style>
  <w:style w:type="paragraph" w:customStyle="1" w:styleId="Iauiue">
    <w:name w:val="Iau?iue"/>
    <w:qFormat/>
    <w:rsid w:val="00A046A0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-6">
    <w:name w:val="Основной текст - буллетированный"/>
    <w:uiPriority w:val="99"/>
    <w:qFormat/>
    <w:rsid w:val="00A046A0"/>
    <w:rPr>
      <w:rFonts w:ascii="Times New Roman" w:eastAsia="Times New Roman" w:hAnsi="Times New Roman" w:cs="Times New Roman"/>
      <w:sz w:val="24"/>
      <w:szCs w:val="20"/>
    </w:rPr>
  </w:style>
  <w:style w:type="paragraph" w:styleId="24">
    <w:name w:val="Body Text Indent 2"/>
    <w:basedOn w:val="a0"/>
    <w:link w:val="23"/>
    <w:uiPriority w:val="99"/>
    <w:qFormat/>
    <w:rsid w:val="00A046A0"/>
    <w:pPr>
      <w:spacing w:after="120" w:line="480" w:lineRule="auto"/>
      <w:ind w:left="283"/>
    </w:pPr>
    <w:rPr>
      <w:rFonts w:ascii="Times New Roman" w:hAnsi="Times New Roman"/>
      <w:color w:val="auto"/>
      <w:sz w:val="22"/>
      <w:szCs w:val="22"/>
    </w:rPr>
  </w:style>
  <w:style w:type="paragraph" w:customStyle="1" w:styleId="34">
    <w:name w:val="Об 3 нум"/>
    <w:basedOn w:val="a0"/>
    <w:link w:val="33"/>
    <w:qFormat/>
    <w:rsid w:val="00A046A0"/>
    <w:pPr>
      <w:spacing w:after="0" w:line="276" w:lineRule="auto"/>
      <w:ind w:hanging="720"/>
    </w:pPr>
    <w:rPr>
      <w:rFonts w:ascii="Times New Roman" w:hAnsi="Times New Roman"/>
      <w:color w:val="auto"/>
      <w:sz w:val="22"/>
      <w:szCs w:val="22"/>
    </w:rPr>
  </w:style>
  <w:style w:type="paragraph" w:customStyle="1" w:styleId="Default">
    <w:name w:val="Default"/>
    <w:qFormat/>
    <w:rsid w:val="00A046A0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0">
    <w:name w:val="m_ПростойТекст"/>
    <w:basedOn w:val="a0"/>
    <w:qFormat/>
    <w:rsid w:val="00A046A0"/>
    <w:pPr>
      <w:spacing w:after="0"/>
      <w:ind w:left="0"/>
    </w:pPr>
    <w:rPr>
      <w:rFonts w:ascii="Times New Roman" w:hAnsi="Times New Roman"/>
      <w:color w:val="auto"/>
      <w:sz w:val="24"/>
    </w:rPr>
  </w:style>
  <w:style w:type="paragraph" w:customStyle="1" w:styleId="m1">
    <w:name w:val="m_ТекстТаблицы"/>
    <w:basedOn w:val="m0"/>
    <w:qFormat/>
    <w:rsid w:val="00A046A0"/>
    <w:pPr>
      <w:jc w:val="left"/>
    </w:pPr>
    <w:rPr>
      <w:sz w:val="20"/>
    </w:rPr>
  </w:style>
  <w:style w:type="paragraph" w:customStyle="1" w:styleId="m2">
    <w:name w:val="m_ЗагПриложение"/>
    <w:basedOn w:val="m0"/>
    <w:next w:val="m0"/>
    <w:qFormat/>
    <w:rsid w:val="00A046A0"/>
    <w:pPr>
      <w:jc w:val="center"/>
    </w:pPr>
    <w:rPr>
      <w:b/>
      <w:bCs/>
      <w:caps/>
    </w:rPr>
  </w:style>
  <w:style w:type="paragraph" w:customStyle="1" w:styleId="m">
    <w:name w:val="m_Список"/>
    <w:basedOn w:val="m0"/>
    <w:qFormat/>
    <w:rsid w:val="00A046A0"/>
    <w:pPr>
      <w:numPr>
        <w:numId w:val="2"/>
      </w:numPr>
    </w:pPr>
  </w:style>
  <w:style w:type="paragraph" w:styleId="61">
    <w:name w:val="toc 6"/>
    <w:basedOn w:val="a0"/>
    <w:next w:val="a0"/>
    <w:autoRedefine/>
    <w:uiPriority w:val="39"/>
    <w:unhideWhenUsed/>
    <w:rsid w:val="00A046A0"/>
    <w:pPr>
      <w:spacing w:after="100" w:line="259" w:lineRule="auto"/>
      <w:ind w:left="1100"/>
      <w:jc w:val="left"/>
    </w:pPr>
    <w:rPr>
      <w:rFonts w:ascii="Calibri" w:hAnsi="Calibri"/>
      <w:color w:val="auto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A046A0"/>
    <w:pPr>
      <w:spacing w:after="100" w:line="259" w:lineRule="auto"/>
      <w:ind w:left="1320"/>
      <w:jc w:val="left"/>
    </w:pPr>
    <w:rPr>
      <w:rFonts w:ascii="Calibri" w:hAnsi="Calibri"/>
      <w:color w:val="auto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A046A0"/>
    <w:pPr>
      <w:spacing w:after="100" w:line="259" w:lineRule="auto"/>
      <w:ind w:left="1540"/>
      <w:jc w:val="left"/>
    </w:pPr>
    <w:rPr>
      <w:rFonts w:ascii="Calibri" w:hAnsi="Calibri"/>
      <w:color w:val="auto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A046A0"/>
    <w:pPr>
      <w:spacing w:after="100" w:line="259" w:lineRule="auto"/>
      <w:ind w:left="1760"/>
      <w:jc w:val="left"/>
    </w:pPr>
    <w:rPr>
      <w:rFonts w:ascii="Calibri" w:hAnsi="Calibri"/>
      <w:color w:val="auto"/>
      <w:sz w:val="22"/>
      <w:szCs w:val="22"/>
    </w:rPr>
  </w:style>
  <w:style w:type="paragraph" w:styleId="afffc">
    <w:name w:val="Normal (Web)"/>
    <w:basedOn w:val="a0"/>
    <w:uiPriority w:val="99"/>
    <w:unhideWhenUsed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styleId="aff6">
    <w:name w:val="Subtitle"/>
    <w:basedOn w:val="a0"/>
    <w:next w:val="a0"/>
    <w:link w:val="aff5"/>
    <w:uiPriority w:val="11"/>
    <w:qFormat/>
    <w:rsid w:val="00A046A0"/>
    <w:pPr>
      <w:ind w:left="0"/>
      <w:jc w:val="center"/>
      <w:outlineLvl w:val="1"/>
    </w:pPr>
    <w:rPr>
      <w:rFonts w:ascii="Calibri Light" w:hAnsi="Calibri Light"/>
      <w:color w:val="auto"/>
      <w:sz w:val="24"/>
    </w:rPr>
  </w:style>
  <w:style w:type="paragraph" w:styleId="afffd">
    <w:name w:val="No Spacing"/>
    <w:uiPriority w:val="1"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Основной текст1"/>
    <w:basedOn w:val="a0"/>
    <w:link w:val="aff7"/>
    <w:qFormat/>
    <w:rsid w:val="00A046A0"/>
    <w:pPr>
      <w:widowControl w:val="0"/>
      <w:spacing w:after="240"/>
      <w:ind w:left="0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afffe">
    <w:name w:val="Revision"/>
    <w:uiPriority w:val="99"/>
    <w:semiHidden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autoRedefine/>
    <w:uiPriority w:val="99"/>
    <w:qFormat/>
    <w:rsid w:val="00A046A0"/>
    <w:pPr>
      <w:numPr>
        <w:numId w:val="3"/>
      </w:numPr>
      <w:spacing w:after="0"/>
    </w:pPr>
    <w:rPr>
      <w:rFonts w:ascii="Times New Roman" w:hAnsi="Times New Roman"/>
      <w:color w:val="auto"/>
      <w:sz w:val="24"/>
      <w:szCs w:val="20"/>
    </w:rPr>
  </w:style>
  <w:style w:type="paragraph" w:customStyle="1" w:styleId="msonormal0">
    <w:name w:val="msonormal"/>
    <w:basedOn w:val="a0"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customStyle="1" w:styleId="-">
    <w:name w:val="Основной текст - нумерованный"/>
    <w:basedOn w:val="a0"/>
    <w:qFormat/>
    <w:rsid w:val="00A046A0"/>
    <w:pPr>
      <w:numPr>
        <w:ilvl w:val="1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-2">
    <w:name w:val="Основной текст - нумерованный уровень 2"/>
    <w:basedOn w:val="a0"/>
    <w:qFormat/>
    <w:rsid w:val="00A046A0"/>
    <w:pPr>
      <w:numPr>
        <w:ilvl w:val="2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formattext">
    <w:name w:val="formattext"/>
    <w:basedOn w:val="a0"/>
    <w:qFormat/>
    <w:rsid w:val="000F0C22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numbering" w:customStyle="1" w:styleId="-7">
    <w:name w:val="Стиль маркированный - Док"/>
    <w:qFormat/>
    <w:rsid w:val="00D65A6D"/>
  </w:style>
  <w:style w:type="numbering" w:customStyle="1" w:styleId="-8">
    <w:name w:val="Стиль нумерованный - Док"/>
    <w:qFormat/>
    <w:rsid w:val="00D65A6D"/>
  </w:style>
  <w:style w:type="numbering" w:customStyle="1" w:styleId="16">
    <w:name w:val="Импортированный стиль 1"/>
    <w:qFormat/>
    <w:rsid w:val="00A046A0"/>
  </w:style>
  <w:style w:type="numbering" w:styleId="111111">
    <w:name w:val="Outline List 2"/>
    <w:qFormat/>
    <w:rsid w:val="00A046A0"/>
  </w:style>
  <w:style w:type="numbering" w:customStyle="1" w:styleId="17">
    <w:name w:val="Стиль1"/>
    <w:qFormat/>
    <w:rsid w:val="00A046A0"/>
  </w:style>
  <w:style w:type="numbering" w:customStyle="1" w:styleId="26">
    <w:name w:val="Стиль2"/>
    <w:qFormat/>
    <w:rsid w:val="00A046A0"/>
  </w:style>
  <w:style w:type="table" w:styleId="affff">
    <w:name w:val="Table Grid"/>
    <w:basedOn w:val="a2"/>
    <w:uiPriority w:val="59"/>
    <w:rsid w:val="00D65A6D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uiPriority w:val="59"/>
    <w:rsid w:val="00854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Label56">
    <w:name w:val="ListLabel 56"/>
    <w:qFormat/>
    <w:rsid w:val="003766AA"/>
    <w:rPr>
      <w:rFonts w:ascii="Times New Roman" w:hAnsi="Times New Roman"/>
      <w:b/>
      <w:sz w:val="24"/>
    </w:rPr>
  </w:style>
  <w:style w:type="character" w:customStyle="1" w:styleId="searchresult">
    <w:name w:val="search_result"/>
    <w:basedOn w:val="a1"/>
    <w:rsid w:val="00071AAD"/>
  </w:style>
  <w:style w:type="table" w:customStyle="1" w:styleId="42">
    <w:name w:val="Сетка таблицы4"/>
    <w:basedOn w:val="a2"/>
    <w:next w:val="affff"/>
    <w:uiPriority w:val="39"/>
    <w:rsid w:val="00875F1A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">
    <w:name w:val="Сетка таблицы9"/>
    <w:basedOn w:val="a2"/>
    <w:next w:val="affff"/>
    <w:uiPriority w:val="39"/>
    <w:rsid w:val="00740C94"/>
    <w:pPr>
      <w:suppressAutoHyphens w:val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.artamonov@agroconcern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417ED-808E-4D16-B75D-D2EED413A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39</Pages>
  <Words>9024</Words>
  <Characters>51440</Characters>
  <Application>Microsoft Office Word</Application>
  <DocSecurity>0</DocSecurity>
  <Lines>428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v.zajcev</dc:creator>
  <dc:description/>
  <cp:lastModifiedBy>Желомский Владимир Сергеевич</cp:lastModifiedBy>
  <cp:revision>4</cp:revision>
  <cp:lastPrinted>2025-06-16T13:01:00Z</cp:lastPrinted>
  <dcterms:created xsi:type="dcterms:W3CDTF">2025-07-28T07:50:00Z</dcterms:created>
  <dcterms:modified xsi:type="dcterms:W3CDTF">2025-08-08T05:54:00Z</dcterms:modified>
  <dc:language>ru-RU</dc:language>
</cp:coreProperties>
</file>